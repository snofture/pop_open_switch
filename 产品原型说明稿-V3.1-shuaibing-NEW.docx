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600" w:rsidRPr="009A3ECB" w:rsidRDefault="003D0709" w:rsidP="003D0709">
      <w:pPr>
        <w:jc w:val="center"/>
        <w:rPr>
          <w:rFonts w:ascii="黑体" w:eastAsia="黑体" w:hAnsi="黑体"/>
          <w:b/>
          <w:sz w:val="28"/>
          <w:szCs w:val="28"/>
        </w:rPr>
      </w:pPr>
      <w:r>
        <w:rPr>
          <w:rFonts w:ascii="黑体" w:eastAsia="黑体" w:hAnsi="黑体" w:hint="eastAsia"/>
          <w:b/>
          <w:sz w:val="28"/>
          <w:szCs w:val="28"/>
        </w:rPr>
        <w:t>京东价格开放平台</w:t>
      </w:r>
      <w:r w:rsidR="00A4263F" w:rsidRPr="009A3ECB">
        <w:rPr>
          <w:rFonts w:ascii="黑体" w:eastAsia="黑体" w:hAnsi="黑体" w:hint="eastAsia"/>
          <w:b/>
          <w:sz w:val="28"/>
          <w:szCs w:val="28"/>
        </w:rPr>
        <w:t>产品原型</w:t>
      </w:r>
      <w:r w:rsidR="00630F9A" w:rsidRPr="009A3ECB">
        <w:rPr>
          <w:rFonts w:ascii="黑体" w:eastAsia="黑体" w:hAnsi="黑体" w:hint="eastAsia"/>
          <w:b/>
          <w:sz w:val="28"/>
          <w:szCs w:val="28"/>
        </w:rPr>
        <w:t>说明</w:t>
      </w:r>
      <w:r w:rsidR="00A4263F" w:rsidRPr="009A3ECB">
        <w:rPr>
          <w:rFonts w:ascii="黑体" w:eastAsia="黑体" w:hAnsi="黑体" w:hint="eastAsia"/>
          <w:b/>
          <w:sz w:val="28"/>
          <w:szCs w:val="28"/>
        </w:rPr>
        <w:t>稿</w:t>
      </w:r>
    </w:p>
    <w:p w:rsidR="000D0C1D" w:rsidRDefault="000D0C1D" w:rsidP="000D0C1D">
      <w:pPr>
        <w:jc w:val="left"/>
        <w:rPr>
          <w:b/>
        </w:rPr>
      </w:pPr>
    </w:p>
    <w:p w:rsidR="009A3ECB" w:rsidRDefault="009A3ECB" w:rsidP="009A3ECB">
      <w:pPr>
        <w:jc w:val="right"/>
        <w:rPr>
          <w:b/>
        </w:rPr>
      </w:pPr>
      <w:r>
        <w:rPr>
          <w:b/>
        </w:rPr>
        <w:t>Y</w:t>
      </w:r>
      <w:r>
        <w:rPr>
          <w:rFonts w:hint="eastAsia"/>
          <w:b/>
        </w:rPr>
        <w:t>ushuaibing</w:t>
      </w:r>
    </w:p>
    <w:p w:rsidR="003D0709" w:rsidRDefault="009A3ECB" w:rsidP="003D0709">
      <w:pPr>
        <w:jc w:val="right"/>
        <w:rPr>
          <w:rFonts w:hint="eastAsia"/>
          <w:b/>
        </w:rPr>
      </w:pPr>
      <w:r>
        <w:rPr>
          <w:rFonts w:hint="eastAsia"/>
          <w:b/>
        </w:rPr>
        <w:t>版本号：</w:t>
      </w:r>
      <w:r>
        <w:rPr>
          <w:rFonts w:hint="eastAsia"/>
          <w:b/>
        </w:rPr>
        <w:t>PRD-</w:t>
      </w:r>
      <w:r w:rsidR="00DE4B7A">
        <w:rPr>
          <w:rFonts w:hint="eastAsia"/>
          <w:b/>
        </w:rPr>
        <w:t>3</w:t>
      </w:r>
      <w:r>
        <w:rPr>
          <w:rFonts w:hint="eastAsia"/>
          <w:b/>
        </w:rPr>
        <w:t>.</w:t>
      </w:r>
      <w:r w:rsidR="003D0709">
        <w:rPr>
          <w:rFonts w:hint="eastAsia"/>
          <w:b/>
        </w:rPr>
        <w:t>2</w:t>
      </w:r>
      <w:r>
        <w:rPr>
          <w:rFonts w:hint="eastAsia"/>
          <w:b/>
        </w:rPr>
        <w:t>-0</w:t>
      </w:r>
      <w:r w:rsidR="00CF0AD3">
        <w:rPr>
          <w:rFonts w:hint="eastAsia"/>
          <w:b/>
        </w:rPr>
        <w:t>60</w:t>
      </w:r>
      <w:r w:rsidR="00DE4B7A">
        <w:rPr>
          <w:rFonts w:hint="eastAsia"/>
          <w:b/>
        </w:rPr>
        <w:t>8</w:t>
      </w:r>
    </w:p>
    <w:p w:rsidR="003D0709" w:rsidRDefault="003D0709" w:rsidP="008525E0">
      <w:pPr>
        <w:jc w:val="center"/>
        <w:rPr>
          <w:rFonts w:hint="eastAsia"/>
          <w:b/>
          <w:color w:val="FF0000"/>
          <w:highlight w:val="yellow"/>
        </w:rPr>
      </w:pPr>
    </w:p>
    <w:p w:rsidR="00D946CF" w:rsidRDefault="00D946CF" w:rsidP="008525E0">
      <w:pPr>
        <w:jc w:val="center"/>
        <w:rPr>
          <w:rFonts w:hint="eastAsia"/>
          <w:b/>
          <w:color w:val="FF0000"/>
          <w:highlight w:val="yellow"/>
        </w:rPr>
      </w:pPr>
      <w:r>
        <w:rPr>
          <w:rFonts w:hint="eastAsia"/>
          <w:b/>
          <w:color w:val="FF0000"/>
          <w:highlight w:val="yellow"/>
        </w:rPr>
        <w:t>——产品原型地址——</w:t>
      </w:r>
    </w:p>
    <w:p w:rsidR="00D946CF" w:rsidRPr="00D946CF" w:rsidRDefault="00D946CF" w:rsidP="00D946CF">
      <w:pPr>
        <w:widowControl/>
        <w:jc w:val="center"/>
        <w:rPr>
          <w:rFonts w:ascii="宋体" w:eastAsia="宋体" w:hAnsi="宋体" w:cs="宋体"/>
          <w:color w:val="0000FF"/>
          <w:kern w:val="0"/>
          <w:sz w:val="22"/>
          <w:u w:val="single"/>
        </w:rPr>
      </w:pPr>
      <w:hyperlink r:id="rId9" w:history="1">
        <w:r w:rsidRPr="00D946CF">
          <w:rPr>
            <w:rFonts w:ascii="宋体" w:eastAsia="宋体" w:hAnsi="宋体" w:cs="宋体" w:hint="eastAsia"/>
            <w:color w:val="0000FF"/>
            <w:kern w:val="0"/>
            <w:sz w:val="22"/>
            <w:u w:val="single"/>
          </w:rPr>
          <w:t>http://9g7wwg.axshare.com</w:t>
        </w:r>
      </w:hyperlink>
    </w:p>
    <w:p w:rsidR="00D946CF" w:rsidRPr="008D7805" w:rsidRDefault="00D946CF" w:rsidP="008D7805">
      <w:pPr>
        <w:widowControl/>
        <w:jc w:val="center"/>
        <w:rPr>
          <w:rFonts w:ascii="宋体" w:eastAsia="宋体" w:hAnsi="宋体" w:cs="宋体" w:hint="eastAsia"/>
          <w:color w:val="0000FF"/>
          <w:kern w:val="0"/>
          <w:sz w:val="22"/>
        </w:rPr>
      </w:pPr>
      <w:proofErr w:type="gramStart"/>
      <w:r w:rsidRPr="008D7805">
        <w:rPr>
          <w:rFonts w:ascii="宋体" w:eastAsia="宋体" w:hAnsi="宋体" w:cs="宋体" w:hint="eastAsia"/>
          <w:color w:val="0000FF"/>
          <w:kern w:val="0"/>
          <w:sz w:val="22"/>
        </w:rPr>
        <w:t>code:</w:t>
      </w:r>
      <w:proofErr w:type="gramEnd"/>
      <w:r w:rsidRPr="008D7805">
        <w:rPr>
          <w:rFonts w:ascii="宋体" w:eastAsia="宋体" w:hAnsi="宋体" w:cs="宋体" w:hint="eastAsia"/>
          <w:color w:val="0000FF"/>
          <w:kern w:val="0"/>
          <w:sz w:val="22"/>
        </w:rPr>
        <w:t>198984</w:t>
      </w:r>
    </w:p>
    <w:p w:rsidR="00F27C4F" w:rsidRPr="008D7805" w:rsidRDefault="00F27C4F" w:rsidP="008525E0">
      <w:pPr>
        <w:jc w:val="center"/>
        <w:rPr>
          <w:rFonts w:ascii="楷体" w:eastAsia="楷体" w:hAnsi="楷体" w:hint="eastAsia"/>
          <w:sz w:val="18"/>
          <w:szCs w:val="18"/>
          <w:u w:val="single"/>
        </w:rPr>
      </w:pPr>
      <w:r w:rsidRPr="008D7805">
        <w:rPr>
          <w:rFonts w:ascii="楷体" w:eastAsia="楷体" w:hAnsi="楷体" w:hint="eastAsia"/>
          <w:sz w:val="18"/>
          <w:szCs w:val="18"/>
          <w:u w:val="single"/>
        </w:rPr>
        <w:t>建议兼容浏览器：IE\</w:t>
      </w:r>
      <w:proofErr w:type="spellStart"/>
      <w:r w:rsidRPr="008D7805">
        <w:rPr>
          <w:rFonts w:ascii="楷体" w:eastAsia="楷体" w:hAnsi="楷体" w:hint="eastAsia"/>
          <w:sz w:val="18"/>
          <w:szCs w:val="18"/>
          <w:u w:val="single"/>
        </w:rPr>
        <w:t>Chorme</w:t>
      </w:r>
      <w:proofErr w:type="spellEnd"/>
      <w:r w:rsidRPr="008D7805">
        <w:rPr>
          <w:rFonts w:ascii="楷体" w:eastAsia="楷体" w:hAnsi="楷体" w:hint="eastAsia"/>
          <w:sz w:val="18"/>
          <w:szCs w:val="18"/>
          <w:u w:val="single"/>
        </w:rPr>
        <w:t>\360\火狐\遨游等主流浏览器。（目前来看360浏览器显示的原型图界面易乱）</w:t>
      </w:r>
    </w:p>
    <w:p w:rsidR="00D946CF" w:rsidRDefault="00D946CF" w:rsidP="008525E0">
      <w:pPr>
        <w:jc w:val="center"/>
        <w:rPr>
          <w:rFonts w:hint="eastAsia"/>
          <w:b/>
          <w:color w:val="FF0000"/>
          <w:highlight w:val="yellow"/>
        </w:rPr>
      </w:pPr>
    </w:p>
    <w:p w:rsidR="008525E0" w:rsidRPr="009A3ECB" w:rsidRDefault="008525E0" w:rsidP="008525E0">
      <w:pPr>
        <w:jc w:val="center"/>
        <w:rPr>
          <w:b/>
          <w:color w:val="FF0000"/>
        </w:rPr>
      </w:pPr>
      <w:r w:rsidRPr="009A3ECB">
        <w:rPr>
          <w:rFonts w:hint="eastAsia"/>
          <w:b/>
          <w:color w:val="FF0000"/>
          <w:highlight w:val="yellow"/>
        </w:rPr>
        <w:t>——产品故事——</w:t>
      </w:r>
    </w:p>
    <w:p w:rsidR="008525E0" w:rsidRDefault="008525E0" w:rsidP="008525E0">
      <w:pPr>
        <w:jc w:val="left"/>
        <w:rPr>
          <w:b/>
          <w:highlight w:val="yellow"/>
        </w:rPr>
      </w:pPr>
    </w:p>
    <w:p w:rsidR="004A4D33" w:rsidRDefault="003D0709" w:rsidP="008525E0">
      <w:pPr>
        <w:jc w:val="left"/>
        <w:rPr>
          <w:rFonts w:ascii="楷体" w:eastAsia="楷体" w:hAnsi="楷体" w:hint="eastAsia"/>
          <w:b/>
        </w:rPr>
      </w:pPr>
      <w:r>
        <w:rPr>
          <w:noProof/>
        </w:rPr>
        <w:drawing>
          <wp:inline distT="0" distB="0" distL="0" distR="0">
            <wp:extent cx="5274310" cy="3740029"/>
            <wp:effectExtent l="0" t="0" r="2540" b="0"/>
            <wp:docPr id="10" name="图片 10" descr="c:\users\yushuaibing\documents\jddongdong\jimenterprise\yushuaibing\image\59377573n85187d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shuaibing\documents\jddongdong\jimenterprise\yushuaibing\image\59377573n85187df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740029"/>
                    </a:xfrm>
                    <a:prstGeom prst="rect">
                      <a:avLst/>
                    </a:prstGeom>
                    <a:noFill/>
                    <a:ln>
                      <a:noFill/>
                    </a:ln>
                  </pic:spPr>
                </pic:pic>
              </a:graphicData>
            </a:graphic>
          </wp:inline>
        </w:drawing>
      </w:r>
    </w:p>
    <w:p w:rsidR="004A4D33" w:rsidRPr="00D946CF" w:rsidRDefault="004A4D33" w:rsidP="008525E0">
      <w:pPr>
        <w:jc w:val="left"/>
        <w:rPr>
          <w:rFonts w:ascii="楷体" w:eastAsia="楷体" w:hAnsi="楷体" w:hint="eastAsia"/>
        </w:rPr>
      </w:pPr>
      <w:r w:rsidRPr="00D946CF">
        <w:rPr>
          <w:rFonts w:ascii="楷体" w:eastAsia="楷体" w:hAnsi="楷体" w:hint="eastAsia"/>
        </w:rPr>
        <w:t>随着市场竞争的日趋激烈，在京东平台上的POP商家，也面临日趋复杂的</w:t>
      </w:r>
      <w:r w:rsidR="00D946CF" w:rsidRPr="00D946CF">
        <w:rPr>
          <w:rFonts w:ascii="楷体" w:eastAsia="楷体" w:hAnsi="楷体" w:hint="eastAsia"/>
        </w:rPr>
        <w:t>销售</w:t>
      </w:r>
      <w:r w:rsidRPr="00D946CF">
        <w:rPr>
          <w:rFonts w:ascii="楷体" w:eastAsia="楷体" w:hAnsi="楷体" w:hint="eastAsia"/>
        </w:rPr>
        <w:t>竞争环境，如何</w:t>
      </w:r>
      <w:r w:rsidR="00D946CF" w:rsidRPr="00D946CF">
        <w:rPr>
          <w:rFonts w:ascii="楷体" w:eastAsia="楷体" w:hAnsi="楷体" w:hint="eastAsia"/>
        </w:rPr>
        <w:t>精准定位竞争对手，如何充分发挥价格优势，如何有效的对标</w:t>
      </w:r>
      <w:r w:rsidR="00D946CF">
        <w:rPr>
          <w:rFonts w:ascii="楷体" w:eastAsia="楷体" w:hAnsi="楷体" w:hint="eastAsia"/>
        </w:rPr>
        <w:t>，我们基于算法，首先帮助商家找到竞争对手，进而基于商品分类，为商家找到竞争商品，从而锁定价格比价、价格优化的对象，并辅助商家深化价格竞争优势。</w:t>
      </w:r>
    </w:p>
    <w:p w:rsidR="004A4D33" w:rsidRDefault="004A4D33" w:rsidP="008525E0">
      <w:pPr>
        <w:jc w:val="left"/>
        <w:rPr>
          <w:rFonts w:ascii="楷体" w:eastAsia="楷体" w:hAnsi="楷体" w:hint="eastAsia"/>
          <w:b/>
        </w:rPr>
      </w:pPr>
    </w:p>
    <w:p w:rsidR="003D0709" w:rsidRPr="000E6D82" w:rsidRDefault="000E6D82" w:rsidP="008525E0">
      <w:pPr>
        <w:jc w:val="left"/>
        <w:rPr>
          <w:rFonts w:ascii="楷体" w:eastAsia="楷体" w:hAnsi="楷体" w:hint="eastAsia"/>
          <w:b/>
        </w:rPr>
      </w:pPr>
      <w:r>
        <w:rPr>
          <w:rFonts w:ascii="楷体" w:eastAsia="楷体" w:hAnsi="楷体" w:hint="eastAsia"/>
          <w:b/>
        </w:rPr>
        <w:t>产品目标：</w:t>
      </w:r>
      <w:r w:rsidR="009A3ECB" w:rsidRPr="000E6D82">
        <w:rPr>
          <w:rFonts w:ascii="楷体" w:eastAsia="楷体" w:hAnsi="楷体" w:hint="eastAsia"/>
          <w:b/>
        </w:rPr>
        <w:t>以价格为切入点，</w:t>
      </w:r>
      <w:r w:rsidR="003D0709" w:rsidRPr="000E6D82">
        <w:rPr>
          <w:rFonts w:ascii="楷体" w:eastAsia="楷体" w:hAnsi="楷体" w:hint="eastAsia"/>
          <w:b/>
        </w:rPr>
        <w:t>助力</w:t>
      </w:r>
      <w:r w:rsidR="009A3ECB" w:rsidRPr="000E6D82">
        <w:rPr>
          <w:rFonts w:ascii="楷体" w:eastAsia="楷体" w:hAnsi="楷体" w:hint="eastAsia"/>
          <w:b/>
        </w:rPr>
        <w:t>京东POP平台的商家更好的明晰市场</w:t>
      </w:r>
      <w:r w:rsidR="003D0709" w:rsidRPr="000E6D82">
        <w:rPr>
          <w:rFonts w:ascii="楷体" w:eastAsia="楷体" w:hAnsi="楷体" w:hint="eastAsia"/>
          <w:b/>
        </w:rPr>
        <w:t>竞争</w:t>
      </w:r>
      <w:r w:rsidR="00CF0AD3" w:rsidRPr="000E6D82">
        <w:rPr>
          <w:rFonts w:ascii="楷体" w:eastAsia="楷体" w:hAnsi="楷体" w:hint="eastAsia"/>
          <w:b/>
        </w:rPr>
        <w:t>及价格</w:t>
      </w:r>
      <w:r w:rsidR="009A3ECB" w:rsidRPr="000E6D82">
        <w:rPr>
          <w:rFonts w:ascii="楷体" w:eastAsia="楷体" w:hAnsi="楷体" w:hint="eastAsia"/>
          <w:b/>
        </w:rPr>
        <w:t>定位</w:t>
      </w:r>
      <w:r w:rsidR="003D0709" w:rsidRPr="000E6D82">
        <w:rPr>
          <w:rFonts w:ascii="楷体" w:eastAsia="楷体" w:hAnsi="楷体" w:hint="eastAsia"/>
          <w:b/>
        </w:rPr>
        <w:t>。</w:t>
      </w:r>
    </w:p>
    <w:p w:rsidR="004A4D33" w:rsidRDefault="004A4D33" w:rsidP="008525E0">
      <w:pPr>
        <w:jc w:val="left"/>
        <w:rPr>
          <w:rFonts w:ascii="楷体" w:eastAsia="楷体" w:hAnsi="楷体" w:hint="eastAsia"/>
          <w:b/>
        </w:rPr>
      </w:pPr>
    </w:p>
    <w:p w:rsidR="000E6D82" w:rsidRPr="000E6D82" w:rsidRDefault="000E6D82" w:rsidP="008525E0">
      <w:pPr>
        <w:jc w:val="left"/>
        <w:rPr>
          <w:rFonts w:ascii="楷体" w:eastAsia="楷体" w:hAnsi="楷体" w:hint="eastAsia"/>
          <w:b/>
        </w:rPr>
      </w:pPr>
      <w:bookmarkStart w:id="0" w:name="OLE_LINK1"/>
      <w:bookmarkStart w:id="1" w:name="OLE_LINK2"/>
      <w:bookmarkStart w:id="2" w:name="_GoBack"/>
      <w:r w:rsidRPr="000E6D82">
        <w:rPr>
          <w:rFonts w:ascii="楷体" w:eastAsia="楷体" w:hAnsi="楷体" w:hint="eastAsia"/>
          <w:b/>
        </w:rPr>
        <w:t>产品思路：</w:t>
      </w:r>
    </w:p>
    <w:p w:rsidR="003D0709" w:rsidRPr="00D946CF" w:rsidRDefault="003D0709" w:rsidP="008525E0">
      <w:pPr>
        <w:jc w:val="left"/>
        <w:rPr>
          <w:rFonts w:ascii="楷体" w:eastAsia="楷体" w:hAnsi="楷体" w:hint="eastAsia"/>
          <w:b/>
          <w:color w:val="FF0000"/>
        </w:rPr>
      </w:pPr>
      <w:r w:rsidRPr="00D946CF">
        <w:rPr>
          <w:rFonts w:ascii="楷体" w:eastAsia="楷体" w:hAnsi="楷体" w:hint="eastAsia"/>
          <w:b/>
          <w:color w:val="FF0000"/>
        </w:rPr>
        <w:t>第一步：</w:t>
      </w:r>
      <w:r w:rsidR="000E6D82" w:rsidRPr="00D946CF">
        <w:rPr>
          <w:rFonts w:ascii="楷体" w:eastAsia="楷体" w:hAnsi="楷体" w:hint="eastAsia"/>
          <w:b/>
          <w:color w:val="FF0000"/>
        </w:rPr>
        <w:t>知己</w:t>
      </w:r>
    </w:p>
    <w:p w:rsidR="004A4D33" w:rsidRDefault="004A4D33" w:rsidP="008525E0">
      <w:pPr>
        <w:jc w:val="left"/>
        <w:rPr>
          <w:rFonts w:ascii="楷体" w:eastAsia="楷体" w:hAnsi="楷体" w:hint="eastAsia"/>
        </w:rPr>
      </w:pPr>
      <w:r>
        <w:rPr>
          <w:rFonts w:ascii="楷体" w:eastAsia="楷体" w:hAnsi="楷体" w:hint="eastAsia"/>
        </w:rPr>
        <w:t>通过数据看板展示市场上商家所在的竞争地位。</w:t>
      </w:r>
    </w:p>
    <w:p w:rsidR="004A4D33" w:rsidRPr="004A4D33" w:rsidRDefault="004A4D33" w:rsidP="004A4D33">
      <w:pPr>
        <w:pStyle w:val="a6"/>
        <w:numPr>
          <w:ilvl w:val="0"/>
          <w:numId w:val="16"/>
        </w:numPr>
        <w:ind w:firstLineChars="0"/>
        <w:jc w:val="left"/>
        <w:rPr>
          <w:rFonts w:ascii="楷体" w:eastAsia="楷体" w:hAnsi="楷体"/>
          <w:b/>
          <w:color w:val="000000" w:themeColor="text1"/>
        </w:rPr>
      </w:pPr>
      <w:r w:rsidRPr="004A4D33">
        <w:rPr>
          <w:rFonts w:ascii="楷体" w:eastAsia="楷体" w:hAnsi="楷体" w:hint="eastAsia"/>
          <w:b/>
          <w:color w:val="000000" w:themeColor="text1"/>
        </w:rPr>
        <w:t>数据一览</w:t>
      </w:r>
    </w:p>
    <w:p w:rsidR="004A4D33" w:rsidRPr="009A3ECB" w:rsidRDefault="004A4D33" w:rsidP="004A4D33">
      <w:pPr>
        <w:pStyle w:val="a6"/>
        <w:numPr>
          <w:ilvl w:val="0"/>
          <w:numId w:val="16"/>
        </w:numPr>
        <w:ind w:firstLineChars="0"/>
        <w:jc w:val="left"/>
        <w:rPr>
          <w:rFonts w:ascii="楷体" w:eastAsia="楷体" w:hAnsi="楷体"/>
          <w:b/>
        </w:rPr>
      </w:pPr>
      <w:ins w:id="3" w:author="Helpdesk" w:date="2017-05-16T16:23:00Z">
        <w:r w:rsidRPr="009A3ECB">
          <w:rPr>
            <w:rFonts w:ascii="楷体" w:eastAsia="楷体" w:hAnsi="楷体" w:hint="eastAsia"/>
            <w:b/>
          </w:rPr>
          <w:t>竞争</w:t>
        </w:r>
      </w:ins>
      <w:r>
        <w:rPr>
          <w:rFonts w:ascii="楷体" w:eastAsia="楷体" w:hAnsi="楷体" w:hint="eastAsia"/>
          <w:b/>
        </w:rPr>
        <w:t>形势</w:t>
      </w:r>
      <w:ins w:id="4" w:author="Helpdesk" w:date="2017-05-16T16:24:00Z">
        <w:r w:rsidRPr="009A3ECB">
          <w:rPr>
            <w:rFonts w:ascii="楷体" w:eastAsia="楷体" w:hAnsi="楷体" w:hint="eastAsia"/>
            <w:b/>
          </w:rPr>
          <w:t>分析</w:t>
        </w:r>
      </w:ins>
    </w:p>
    <w:p w:rsidR="004A4D33" w:rsidRDefault="004A4D33" w:rsidP="004A4D33">
      <w:pPr>
        <w:pStyle w:val="a6"/>
        <w:numPr>
          <w:ilvl w:val="0"/>
          <w:numId w:val="17"/>
        </w:numPr>
        <w:ind w:firstLineChars="0"/>
        <w:jc w:val="left"/>
        <w:rPr>
          <w:rFonts w:ascii="楷体" w:eastAsia="楷体" w:hAnsi="楷体"/>
        </w:rPr>
      </w:pPr>
      <w:r>
        <w:rPr>
          <w:rFonts w:ascii="楷体" w:eastAsia="楷体" w:hAnsi="楷体" w:hint="eastAsia"/>
        </w:rPr>
        <w:lastRenderedPageBreak/>
        <w:t>大盘走势</w:t>
      </w:r>
    </w:p>
    <w:p w:rsidR="004A4D33" w:rsidRPr="00F561A4" w:rsidRDefault="004A4D33" w:rsidP="004A4D33">
      <w:pPr>
        <w:pStyle w:val="a6"/>
        <w:numPr>
          <w:ilvl w:val="0"/>
          <w:numId w:val="17"/>
        </w:numPr>
        <w:ind w:firstLineChars="0"/>
        <w:jc w:val="left"/>
        <w:rPr>
          <w:rFonts w:ascii="楷体" w:eastAsia="楷体" w:hAnsi="楷体"/>
        </w:rPr>
      </w:pPr>
      <w:r w:rsidRPr="00F561A4">
        <w:rPr>
          <w:rFonts w:ascii="楷体" w:eastAsia="楷体" w:hAnsi="楷体" w:hint="eastAsia"/>
        </w:rPr>
        <w:t>小盘走势</w:t>
      </w:r>
    </w:p>
    <w:p w:rsidR="004A4D33" w:rsidRPr="009A3ECB" w:rsidRDefault="004A4D33" w:rsidP="004A4D33">
      <w:pPr>
        <w:pStyle w:val="a6"/>
        <w:numPr>
          <w:ilvl w:val="0"/>
          <w:numId w:val="17"/>
        </w:numPr>
        <w:ind w:firstLineChars="0"/>
        <w:jc w:val="left"/>
        <w:rPr>
          <w:rFonts w:ascii="楷体" w:eastAsia="楷体" w:hAnsi="楷体"/>
        </w:rPr>
      </w:pPr>
      <w:r>
        <w:rPr>
          <w:rFonts w:ascii="楷体" w:eastAsia="楷体" w:hAnsi="楷体" w:hint="eastAsia"/>
        </w:rPr>
        <w:t>我的</w:t>
      </w:r>
      <w:r w:rsidRPr="009A3ECB">
        <w:rPr>
          <w:rFonts w:ascii="楷体" w:eastAsia="楷体" w:hAnsi="楷体" w:hint="eastAsia"/>
        </w:rPr>
        <w:t>销售规模排序</w:t>
      </w:r>
    </w:p>
    <w:p w:rsidR="004A4D33" w:rsidRPr="009A3ECB" w:rsidRDefault="004A4D33" w:rsidP="004A4D33">
      <w:pPr>
        <w:pStyle w:val="a6"/>
        <w:numPr>
          <w:ilvl w:val="0"/>
          <w:numId w:val="17"/>
        </w:numPr>
        <w:ind w:firstLineChars="0"/>
        <w:jc w:val="left"/>
        <w:rPr>
          <w:rFonts w:ascii="楷体" w:eastAsia="楷体" w:hAnsi="楷体"/>
        </w:rPr>
      </w:pPr>
      <w:r>
        <w:rPr>
          <w:rFonts w:ascii="楷体" w:eastAsia="楷体" w:hAnsi="楷体" w:hint="eastAsia"/>
        </w:rPr>
        <w:t>我的</w:t>
      </w:r>
      <w:r w:rsidRPr="009A3ECB">
        <w:rPr>
          <w:rFonts w:ascii="楷体" w:eastAsia="楷体" w:hAnsi="楷体" w:hint="eastAsia"/>
        </w:rPr>
        <w:t>流量规模排序</w:t>
      </w:r>
    </w:p>
    <w:p w:rsidR="004A4D33" w:rsidRPr="00927B7A" w:rsidRDefault="004A4D33" w:rsidP="004A4D33">
      <w:pPr>
        <w:pStyle w:val="a6"/>
        <w:numPr>
          <w:ilvl w:val="0"/>
          <w:numId w:val="19"/>
        </w:numPr>
        <w:ind w:firstLineChars="0"/>
        <w:jc w:val="left"/>
        <w:rPr>
          <w:rFonts w:ascii="楷体" w:eastAsia="楷体" w:hAnsi="楷体"/>
          <w:color w:val="000000" w:themeColor="text1"/>
        </w:rPr>
      </w:pPr>
      <w:r w:rsidRPr="00927B7A">
        <w:rPr>
          <w:rFonts w:ascii="楷体" w:eastAsia="楷体" w:hAnsi="楷体" w:hint="eastAsia"/>
          <w:b/>
          <w:color w:val="000000" w:themeColor="text1"/>
        </w:rPr>
        <w:t>商品价格标签分布</w:t>
      </w:r>
    </w:p>
    <w:p w:rsidR="004A4D33" w:rsidRPr="004A4D33" w:rsidRDefault="004A4D33" w:rsidP="008525E0">
      <w:pPr>
        <w:jc w:val="left"/>
        <w:rPr>
          <w:rFonts w:ascii="楷体" w:eastAsia="楷体" w:hAnsi="楷体" w:hint="eastAsia"/>
        </w:rPr>
      </w:pPr>
    </w:p>
    <w:p w:rsidR="003D0709" w:rsidRPr="00D946CF" w:rsidRDefault="003D0709" w:rsidP="008525E0">
      <w:pPr>
        <w:jc w:val="left"/>
        <w:rPr>
          <w:rFonts w:ascii="楷体" w:eastAsia="楷体" w:hAnsi="楷体" w:hint="eastAsia"/>
          <w:b/>
          <w:color w:val="FF0000"/>
        </w:rPr>
      </w:pPr>
      <w:r w:rsidRPr="00D946CF">
        <w:rPr>
          <w:rFonts w:ascii="楷体" w:eastAsia="楷体" w:hAnsi="楷体" w:hint="eastAsia"/>
          <w:b/>
          <w:color w:val="FF0000"/>
        </w:rPr>
        <w:t>第二步：</w:t>
      </w:r>
      <w:r w:rsidR="004A4D33" w:rsidRPr="00D946CF">
        <w:rPr>
          <w:rFonts w:ascii="楷体" w:eastAsia="楷体" w:hAnsi="楷体" w:hint="eastAsia"/>
          <w:b/>
          <w:color w:val="FF0000"/>
        </w:rPr>
        <w:t>知彼</w:t>
      </w:r>
    </w:p>
    <w:p w:rsidR="004A4D33" w:rsidRDefault="004A4D33" w:rsidP="004A4D33">
      <w:pPr>
        <w:jc w:val="left"/>
        <w:rPr>
          <w:rFonts w:ascii="楷体" w:eastAsia="楷体" w:hAnsi="楷体" w:hint="eastAsia"/>
        </w:rPr>
      </w:pPr>
      <w:r>
        <w:rPr>
          <w:rFonts w:ascii="楷体" w:eastAsia="楷体" w:hAnsi="楷体" w:hint="eastAsia"/>
        </w:rPr>
        <w:t>通过算法建模找到竞争商家。学习竞争商品。</w:t>
      </w:r>
    </w:p>
    <w:p w:rsidR="004A4D33" w:rsidRPr="009A3ECB" w:rsidRDefault="004A4D33" w:rsidP="004A4D33">
      <w:pPr>
        <w:pStyle w:val="a6"/>
        <w:numPr>
          <w:ilvl w:val="0"/>
          <w:numId w:val="20"/>
        </w:numPr>
        <w:ind w:firstLineChars="0"/>
        <w:jc w:val="left"/>
        <w:rPr>
          <w:rFonts w:ascii="楷体" w:eastAsia="楷体" w:hAnsi="楷体"/>
          <w:b/>
        </w:rPr>
      </w:pPr>
      <w:r>
        <w:rPr>
          <w:rFonts w:ascii="楷体" w:eastAsia="楷体" w:hAnsi="楷体" w:hint="eastAsia"/>
          <w:b/>
        </w:rPr>
        <w:t>竞争</w:t>
      </w:r>
      <w:r w:rsidRPr="009A3ECB">
        <w:rPr>
          <w:rFonts w:ascii="楷体" w:eastAsia="楷体" w:hAnsi="楷体" w:hint="eastAsia"/>
          <w:b/>
        </w:rPr>
        <w:t>商家分析</w:t>
      </w:r>
    </w:p>
    <w:p w:rsidR="004A4D33" w:rsidRPr="009A3ECB" w:rsidRDefault="004A4D33" w:rsidP="004A4D33">
      <w:pPr>
        <w:pStyle w:val="a6"/>
        <w:numPr>
          <w:ilvl w:val="0"/>
          <w:numId w:val="21"/>
        </w:numPr>
        <w:ind w:firstLineChars="0"/>
        <w:jc w:val="left"/>
        <w:rPr>
          <w:rFonts w:ascii="楷体" w:eastAsia="楷体" w:hAnsi="楷体"/>
        </w:rPr>
      </w:pPr>
      <w:r>
        <w:rPr>
          <w:rFonts w:ascii="楷体" w:eastAsia="楷体" w:hAnsi="楷体" w:hint="eastAsia"/>
        </w:rPr>
        <w:t>竞争商家看板</w:t>
      </w:r>
    </w:p>
    <w:p w:rsidR="004A4D33" w:rsidRPr="009A3ECB" w:rsidRDefault="004A4D33" w:rsidP="004A4D33">
      <w:pPr>
        <w:pStyle w:val="a6"/>
        <w:numPr>
          <w:ilvl w:val="0"/>
          <w:numId w:val="21"/>
        </w:numPr>
        <w:ind w:firstLineChars="0"/>
        <w:jc w:val="left"/>
        <w:rPr>
          <w:rFonts w:ascii="楷体" w:eastAsia="楷体" w:hAnsi="楷体"/>
        </w:rPr>
      </w:pPr>
      <w:r>
        <w:rPr>
          <w:rFonts w:ascii="楷体" w:eastAsia="楷体" w:hAnsi="楷体" w:hint="eastAsia"/>
        </w:rPr>
        <w:t>竞争商家价格带</w:t>
      </w:r>
    </w:p>
    <w:p w:rsidR="004A4D33" w:rsidRPr="009A3ECB" w:rsidRDefault="004A4D33" w:rsidP="004A4D33">
      <w:pPr>
        <w:pStyle w:val="a6"/>
        <w:numPr>
          <w:ilvl w:val="0"/>
          <w:numId w:val="20"/>
        </w:numPr>
        <w:ind w:firstLineChars="0"/>
        <w:jc w:val="left"/>
        <w:rPr>
          <w:rFonts w:ascii="楷体" w:eastAsia="楷体" w:hAnsi="楷体"/>
          <w:b/>
        </w:rPr>
      </w:pPr>
      <w:r>
        <w:rPr>
          <w:rFonts w:ascii="楷体" w:eastAsia="楷体" w:hAnsi="楷体" w:hint="eastAsia"/>
          <w:b/>
        </w:rPr>
        <w:t>竞争</w:t>
      </w:r>
      <w:r w:rsidRPr="009A3ECB">
        <w:rPr>
          <w:rFonts w:ascii="楷体" w:eastAsia="楷体" w:hAnsi="楷体" w:hint="eastAsia"/>
          <w:b/>
        </w:rPr>
        <w:t>商品分析</w:t>
      </w:r>
    </w:p>
    <w:p w:rsidR="004A4D33" w:rsidRPr="009A3ECB" w:rsidRDefault="004A4D33" w:rsidP="004A4D33">
      <w:pPr>
        <w:pStyle w:val="a6"/>
        <w:numPr>
          <w:ilvl w:val="0"/>
          <w:numId w:val="22"/>
        </w:numPr>
        <w:ind w:firstLineChars="0"/>
        <w:jc w:val="left"/>
        <w:rPr>
          <w:rFonts w:ascii="楷体" w:eastAsia="楷体" w:hAnsi="楷体"/>
        </w:rPr>
      </w:pPr>
      <w:r>
        <w:rPr>
          <w:rFonts w:ascii="楷体" w:eastAsia="楷体" w:hAnsi="楷体" w:hint="eastAsia"/>
        </w:rPr>
        <w:t>我的重点商品</w:t>
      </w:r>
    </w:p>
    <w:p w:rsidR="004A4D33" w:rsidRDefault="004A4D33" w:rsidP="004A4D33">
      <w:pPr>
        <w:jc w:val="left"/>
        <w:rPr>
          <w:rFonts w:ascii="楷体" w:eastAsia="楷体" w:hAnsi="楷体" w:hint="eastAsia"/>
        </w:rPr>
      </w:pPr>
    </w:p>
    <w:p w:rsidR="003D0709" w:rsidRPr="00D946CF" w:rsidRDefault="003D0709" w:rsidP="008525E0">
      <w:pPr>
        <w:jc w:val="left"/>
        <w:rPr>
          <w:rFonts w:ascii="楷体" w:eastAsia="楷体" w:hAnsi="楷体" w:hint="eastAsia"/>
          <w:b/>
          <w:color w:val="FF0000"/>
        </w:rPr>
      </w:pPr>
      <w:r w:rsidRPr="00D946CF">
        <w:rPr>
          <w:rFonts w:ascii="楷体" w:eastAsia="楷体" w:hAnsi="楷体" w:hint="eastAsia"/>
          <w:b/>
          <w:color w:val="FF0000"/>
        </w:rPr>
        <w:t>第三步：</w:t>
      </w:r>
      <w:r w:rsidR="00D946CF">
        <w:rPr>
          <w:rFonts w:ascii="楷体" w:eastAsia="楷体" w:hAnsi="楷体" w:hint="eastAsia"/>
          <w:b/>
          <w:color w:val="FF0000"/>
        </w:rPr>
        <w:t>价格优化销售</w:t>
      </w:r>
    </w:p>
    <w:p w:rsidR="000E6D82" w:rsidRDefault="003D0709" w:rsidP="008525E0">
      <w:pPr>
        <w:jc w:val="left"/>
        <w:rPr>
          <w:rFonts w:ascii="楷体" w:eastAsia="楷体" w:hAnsi="楷体" w:hint="eastAsia"/>
        </w:rPr>
      </w:pPr>
      <w:r>
        <w:rPr>
          <w:rFonts w:ascii="楷体" w:eastAsia="楷体" w:hAnsi="楷体" w:hint="eastAsia"/>
        </w:rPr>
        <w:t>基于竞争商品，结合三种不同目标下的算法模型（市场竞争导向、动态优化导向、目标</w:t>
      </w:r>
      <w:r w:rsidR="009A3ECB">
        <w:rPr>
          <w:rFonts w:ascii="楷体" w:eastAsia="楷体" w:hAnsi="楷体" w:hint="eastAsia"/>
        </w:rPr>
        <w:t>价格</w:t>
      </w:r>
      <w:r w:rsidR="000E6D82">
        <w:rPr>
          <w:rFonts w:ascii="楷体" w:eastAsia="楷体" w:hAnsi="楷体" w:hint="eastAsia"/>
        </w:rPr>
        <w:t>优化导向）提供价格</w:t>
      </w:r>
      <w:r w:rsidR="009A3ECB">
        <w:rPr>
          <w:rFonts w:ascii="楷体" w:eastAsia="楷体" w:hAnsi="楷体" w:hint="eastAsia"/>
        </w:rPr>
        <w:t>建议</w:t>
      </w:r>
      <w:r w:rsidR="000E6D82">
        <w:rPr>
          <w:rFonts w:ascii="楷体" w:eastAsia="楷体" w:hAnsi="楷体" w:hint="eastAsia"/>
        </w:rPr>
        <w:t>，</w:t>
      </w:r>
      <w:proofErr w:type="gramStart"/>
      <w:r w:rsidR="000E6D82">
        <w:rPr>
          <w:rFonts w:ascii="楷体" w:eastAsia="楷体" w:hAnsi="楷体" w:hint="eastAsia"/>
        </w:rPr>
        <w:t>并</w:t>
      </w:r>
      <w:r w:rsidR="009A3ECB">
        <w:rPr>
          <w:rFonts w:ascii="楷体" w:eastAsia="楷体" w:hAnsi="楷体" w:hint="eastAsia"/>
        </w:rPr>
        <w:t>价格</w:t>
      </w:r>
      <w:proofErr w:type="gramEnd"/>
      <w:r w:rsidR="009A3ECB">
        <w:rPr>
          <w:rFonts w:ascii="楷体" w:eastAsia="楷体" w:hAnsi="楷体" w:hint="eastAsia"/>
        </w:rPr>
        <w:t>模拟,</w:t>
      </w:r>
      <w:r w:rsidR="000E6D82">
        <w:rPr>
          <w:rFonts w:ascii="楷体" w:eastAsia="楷体" w:hAnsi="楷体" w:hint="eastAsia"/>
        </w:rPr>
        <w:t xml:space="preserve"> 辅助商家优化销售目标。</w:t>
      </w:r>
    </w:p>
    <w:p w:rsidR="004A4D33" w:rsidRDefault="004A4D33" w:rsidP="004A4D33">
      <w:pPr>
        <w:pStyle w:val="a6"/>
        <w:numPr>
          <w:ilvl w:val="0"/>
          <w:numId w:val="20"/>
        </w:numPr>
        <w:ind w:firstLineChars="0"/>
        <w:jc w:val="left"/>
        <w:rPr>
          <w:rFonts w:ascii="楷体" w:eastAsia="楷体" w:hAnsi="楷体"/>
          <w:b/>
        </w:rPr>
      </w:pPr>
      <w:r w:rsidRPr="009A3ECB">
        <w:rPr>
          <w:rFonts w:ascii="楷体" w:eastAsia="楷体" w:hAnsi="楷体" w:hint="eastAsia"/>
          <w:b/>
        </w:rPr>
        <w:t>价格</w:t>
      </w:r>
      <w:r>
        <w:rPr>
          <w:rFonts w:ascii="楷体" w:eastAsia="楷体" w:hAnsi="楷体" w:hint="eastAsia"/>
          <w:b/>
        </w:rPr>
        <w:t>分析</w:t>
      </w:r>
    </w:p>
    <w:p w:rsidR="00ED1DE6" w:rsidRDefault="00ED1DE6" w:rsidP="004A4D33">
      <w:pPr>
        <w:pStyle w:val="a6"/>
        <w:numPr>
          <w:ilvl w:val="0"/>
          <w:numId w:val="25"/>
        </w:numPr>
        <w:ind w:firstLineChars="0"/>
        <w:jc w:val="left"/>
        <w:rPr>
          <w:rFonts w:ascii="楷体" w:eastAsia="楷体" w:hAnsi="楷体" w:hint="eastAsia"/>
        </w:rPr>
      </w:pPr>
      <w:r>
        <w:rPr>
          <w:rFonts w:ascii="楷体" w:eastAsia="楷体" w:hAnsi="楷体" w:hint="eastAsia"/>
        </w:rPr>
        <w:t>竞争商品列表</w:t>
      </w:r>
    </w:p>
    <w:p w:rsidR="004A4D33" w:rsidRPr="009A3ECB" w:rsidRDefault="004A4D33" w:rsidP="004A4D33">
      <w:pPr>
        <w:pStyle w:val="a6"/>
        <w:numPr>
          <w:ilvl w:val="0"/>
          <w:numId w:val="25"/>
        </w:numPr>
        <w:ind w:firstLineChars="0"/>
        <w:jc w:val="left"/>
        <w:rPr>
          <w:rFonts w:ascii="楷体" w:eastAsia="楷体" w:hAnsi="楷体"/>
        </w:rPr>
      </w:pPr>
      <w:r>
        <w:rPr>
          <w:rFonts w:ascii="楷体" w:eastAsia="楷体" w:hAnsi="楷体" w:hint="eastAsia"/>
        </w:rPr>
        <w:t>价格建议</w:t>
      </w:r>
    </w:p>
    <w:p w:rsidR="004A4D33" w:rsidRDefault="004A4D33" w:rsidP="004A4D33">
      <w:pPr>
        <w:pStyle w:val="a6"/>
        <w:numPr>
          <w:ilvl w:val="0"/>
          <w:numId w:val="25"/>
        </w:numPr>
        <w:ind w:firstLineChars="0"/>
        <w:jc w:val="left"/>
        <w:rPr>
          <w:rFonts w:ascii="楷体" w:eastAsia="楷体" w:hAnsi="楷体"/>
        </w:rPr>
      </w:pPr>
      <w:r>
        <w:rPr>
          <w:rFonts w:ascii="楷体" w:eastAsia="楷体" w:hAnsi="楷体" w:hint="eastAsia"/>
        </w:rPr>
        <w:t>价格模拟</w:t>
      </w:r>
    </w:p>
    <w:p w:rsidR="004A4D33" w:rsidRPr="009A3ECB" w:rsidRDefault="004A4D33" w:rsidP="004A4D33">
      <w:pPr>
        <w:pStyle w:val="a6"/>
        <w:numPr>
          <w:ilvl w:val="0"/>
          <w:numId w:val="25"/>
        </w:numPr>
        <w:ind w:firstLineChars="0"/>
        <w:jc w:val="left"/>
        <w:rPr>
          <w:rFonts w:ascii="楷体" w:eastAsia="楷体" w:hAnsi="楷体"/>
        </w:rPr>
      </w:pPr>
      <w:r>
        <w:rPr>
          <w:rFonts w:ascii="楷体" w:eastAsia="楷体" w:hAnsi="楷体" w:hint="eastAsia"/>
        </w:rPr>
        <w:t>价格规则设置</w:t>
      </w:r>
    </w:p>
    <w:bookmarkEnd w:id="0"/>
    <w:bookmarkEnd w:id="1"/>
    <w:bookmarkEnd w:id="2"/>
    <w:p w:rsidR="008525E0" w:rsidRDefault="008525E0" w:rsidP="000D0C1D">
      <w:pPr>
        <w:jc w:val="left"/>
        <w:rPr>
          <w:rFonts w:hint="eastAsia"/>
          <w:b/>
        </w:rPr>
      </w:pPr>
    </w:p>
    <w:p w:rsidR="007E0B84" w:rsidRDefault="007E0B84" w:rsidP="000D0C1D">
      <w:pPr>
        <w:jc w:val="left"/>
        <w:rPr>
          <w:rFonts w:hint="eastAsia"/>
          <w:b/>
        </w:rPr>
      </w:pPr>
    </w:p>
    <w:p w:rsidR="007E0B84" w:rsidRPr="009A3ECB" w:rsidRDefault="007E0B84" w:rsidP="007E0B84">
      <w:pPr>
        <w:jc w:val="center"/>
        <w:rPr>
          <w:b/>
          <w:color w:val="FF0000"/>
        </w:rPr>
      </w:pPr>
      <w:r w:rsidRPr="009A3ECB">
        <w:rPr>
          <w:rFonts w:hint="eastAsia"/>
          <w:b/>
          <w:color w:val="FF0000"/>
          <w:highlight w:val="yellow"/>
        </w:rPr>
        <w:t>——产品</w:t>
      </w:r>
      <w:r>
        <w:rPr>
          <w:rFonts w:hint="eastAsia"/>
          <w:b/>
          <w:color w:val="FF0000"/>
          <w:highlight w:val="yellow"/>
        </w:rPr>
        <w:t>流程</w:t>
      </w:r>
      <w:r w:rsidRPr="009A3ECB">
        <w:rPr>
          <w:rFonts w:hint="eastAsia"/>
          <w:b/>
          <w:color w:val="FF0000"/>
          <w:highlight w:val="yellow"/>
        </w:rPr>
        <w:t>——</w:t>
      </w:r>
    </w:p>
    <w:p w:rsidR="007E0B84" w:rsidRDefault="007E0B84" w:rsidP="000D0C1D">
      <w:pPr>
        <w:jc w:val="left"/>
        <w:rPr>
          <w:rFonts w:hint="eastAsia"/>
          <w:b/>
        </w:rPr>
      </w:pPr>
    </w:p>
    <w:p w:rsidR="007E0B84" w:rsidRPr="007E0B84" w:rsidRDefault="00F27C4F" w:rsidP="000D0C1D">
      <w:pPr>
        <w:jc w:val="left"/>
        <w:rPr>
          <w:rFonts w:hint="eastAsia"/>
          <w:b/>
        </w:rPr>
      </w:pPr>
      <w:r w:rsidRPr="00F27C4F">
        <w:rPr>
          <w:b/>
        </w:rPr>
        <w:object w:dxaOrig="11119" w:dyaOrig="159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0.75pt;height:632.95pt" o:ole="">
            <v:imagedata r:id="rId11" o:title=""/>
          </v:shape>
          <o:OLEObject Type="Embed" ProgID="Visio.Drawing.11" ShapeID="_x0000_i1026" DrawAspect="Content" ObjectID="_1558455203" r:id="rId12"/>
        </w:object>
      </w:r>
    </w:p>
    <w:p w:rsidR="007E0B84" w:rsidRDefault="007E0B84" w:rsidP="000D0C1D">
      <w:pPr>
        <w:jc w:val="left"/>
        <w:rPr>
          <w:rFonts w:hint="eastAsia"/>
          <w:b/>
        </w:rPr>
      </w:pPr>
    </w:p>
    <w:p w:rsidR="007E0B84" w:rsidRDefault="007E0B84" w:rsidP="000D0C1D">
      <w:pPr>
        <w:jc w:val="left"/>
        <w:rPr>
          <w:rFonts w:hint="eastAsia"/>
          <w:b/>
        </w:rPr>
      </w:pPr>
    </w:p>
    <w:p w:rsidR="00692ADD" w:rsidRPr="00747DDD" w:rsidRDefault="00747DDD" w:rsidP="00747DDD">
      <w:pPr>
        <w:jc w:val="center"/>
        <w:rPr>
          <w:b/>
          <w:color w:val="FF0000"/>
        </w:rPr>
      </w:pPr>
      <w:r w:rsidRPr="00BE3037">
        <w:rPr>
          <w:rFonts w:hint="eastAsia"/>
          <w:b/>
          <w:color w:val="FF0000"/>
          <w:highlight w:val="yellow"/>
        </w:rPr>
        <w:lastRenderedPageBreak/>
        <w:t>——</w:t>
      </w:r>
      <w:r w:rsidR="00843F25" w:rsidRPr="00BE3037">
        <w:rPr>
          <w:rFonts w:hint="eastAsia"/>
          <w:b/>
          <w:color w:val="FF0000"/>
          <w:highlight w:val="yellow"/>
        </w:rPr>
        <w:t>产品</w:t>
      </w:r>
      <w:r w:rsidRPr="00BE3037">
        <w:rPr>
          <w:rFonts w:hint="eastAsia"/>
          <w:b/>
          <w:color w:val="FF0000"/>
          <w:highlight w:val="yellow"/>
        </w:rPr>
        <w:t>功能——</w:t>
      </w:r>
    </w:p>
    <w:p w:rsidR="00843F25" w:rsidRPr="00A507A5" w:rsidRDefault="00843F25" w:rsidP="000D0C1D">
      <w:pPr>
        <w:jc w:val="left"/>
      </w:pPr>
    </w:p>
    <w:p w:rsidR="004F4ACA" w:rsidRDefault="004F4ACA" w:rsidP="004F4ACA">
      <w:pPr>
        <w:jc w:val="center"/>
        <w:rPr>
          <w:rFonts w:ascii="楷体" w:eastAsia="楷体" w:hAnsi="楷体"/>
        </w:rPr>
      </w:pPr>
      <w:r w:rsidRPr="004F4ACA">
        <w:rPr>
          <w:rFonts w:ascii="楷体" w:eastAsia="楷体" w:hAnsi="楷体" w:hint="eastAsia"/>
          <w:highlight w:val="yellow"/>
        </w:rPr>
        <w:t>数据看板</w:t>
      </w:r>
    </w:p>
    <w:p w:rsidR="00FE2C45" w:rsidRPr="005521EB" w:rsidRDefault="004F4ACA" w:rsidP="004F4ACA">
      <w:pPr>
        <w:jc w:val="left"/>
        <w:rPr>
          <w:rFonts w:ascii="楷体" w:eastAsia="楷体" w:hAnsi="楷体"/>
          <w:b/>
        </w:rPr>
      </w:pPr>
      <w:r w:rsidRPr="005521EB">
        <w:rPr>
          <w:rFonts w:ascii="楷体" w:eastAsia="楷体" w:hAnsi="楷体" w:hint="eastAsia"/>
          <w:b/>
        </w:rPr>
        <w:t>1、</w:t>
      </w:r>
      <w:r w:rsidR="00213FE5" w:rsidRPr="005521EB">
        <w:rPr>
          <w:rFonts w:ascii="楷体" w:eastAsia="楷体" w:hAnsi="楷体" w:hint="eastAsia"/>
          <w:b/>
        </w:rPr>
        <w:t>数据一览</w:t>
      </w:r>
    </w:p>
    <w:p w:rsidR="00213FE5" w:rsidRDefault="0021641C" w:rsidP="00213FE5">
      <w:pPr>
        <w:pStyle w:val="a6"/>
        <w:ind w:left="360" w:firstLineChars="0" w:firstLine="0"/>
        <w:jc w:val="left"/>
        <w:rPr>
          <w:rFonts w:ascii="楷体" w:eastAsia="楷体" w:hAnsi="楷体"/>
        </w:rPr>
      </w:pPr>
      <w:r>
        <w:rPr>
          <w:noProof/>
        </w:rPr>
        <w:drawing>
          <wp:inline distT="0" distB="0" distL="0" distR="0" wp14:anchorId="01BA2367" wp14:editId="0322B262">
            <wp:extent cx="5274310" cy="1028613"/>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028613"/>
                    </a:xfrm>
                    <a:prstGeom prst="rect">
                      <a:avLst/>
                    </a:prstGeom>
                  </pic:spPr>
                </pic:pic>
              </a:graphicData>
            </a:graphic>
          </wp:inline>
        </w:drawing>
      </w:r>
    </w:p>
    <w:p w:rsidR="0062513D" w:rsidRPr="0077383A" w:rsidRDefault="0062513D" w:rsidP="0021641C">
      <w:pPr>
        <w:pStyle w:val="a6"/>
        <w:numPr>
          <w:ilvl w:val="0"/>
          <w:numId w:val="32"/>
        </w:numPr>
        <w:ind w:firstLineChars="0"/>
        <w:jc w:val="left"/>
        <w:rPr>
          <w:rFonts w:ascii="楷体" w:eastAsia="楷体" w:hAnsi="楷体"/>
          <w:color w:val="000000" w:themeColor="text1"/>
        </w:rPr>
      </w:pPr>
      <w:r w:rsidRPr="0077383A">
        <w:rPr>
          <w:rFonts w:ascii="楷体" w:eastAsia="楷体" w:hAnsi="楷体" w:hint="eastAsia"/>
          <w:color w:val="000000" w:themeColor="text1"/>
        </w:rPr>
        <w:t>首图的主要经营品牌、主要经营类目展示。计算依据：取该店铺所有SKU，解析每个SKU所对应的品牌\品类，聚合之后计算</w:t>
      </w:r>
      <w:r w:rsidR="0077383A" w:rsidRPr="0077383A">
        <w:rPr>
          <w:rFonts w:ascii="楷体" w:eastAsia="楷体" w:hAnsi="楷体" w:hint="eastAsia"/>
          <w:color w:val="000000" w:themeColor="text1"/>
        </w:rPr>
        <w:t>GMV排名前五的品牌\品类，在该处展示。</w:t>
      </w:r>
    </w:p>
    <w:p w:rsidR="00CF0AD3" w:rsidRPr="0077383A" w:rsidRDefault="0021641C" w:rsidP="0021641C">
      <w:pPr>
        <w:pStyle w:val="a6"/>
        <w:numPr>
          <w:ilvl w:val="0"/>
          <w:numId w:val="32"/>
        </w:numPr>
        <w:ind w:firstLineChars="0"/>
        <w:jc w:val="left"/>
        <w:rPr>
          <w:rFonts w:ascii="楷体" w:eastAsia="楷体" w:hAnsi="楷体"/>
          <w:color w:val="000000" w:themeColor="text1"/>
        </w:rPr>
      </w:pPr>
      <w:r w:rsidRPr="0077383A">
        <w:rPr>
          <w:rFonts w:ascii="楷体" w:eastAsia="楷体" w:hAnsi="楷体" w:hint="eastAsia"/>
          <w:color w:val="000000" w:themeColor="text1"/>
        </w:rPr>
        <w:t>商品数量（该店铺</w:t>
      </w:r>
      <w:r w:rsidR="00AB7E43" w:rsidRPr="0077383A">
        <w:rPr>
          <w:rFonts w:ascii="楷体" w:eastAsia="楷体" w:hAnsi="楷体" w:hint="eastAsia"/>
          <w:color w:val="000000" w:themeColor="text1"/>
        </w:rPr>
        <w:t>当前</w:t>
      </w:r>
      <w:r w:rsidRPr="0077383A">
        <w:rPr>
          <w:rFonts w:ascii="楷体" w:eastAsia="楷体" w:hAnsi="楷体" w:hint="eastAsia"/>
          <w:color w:val="000000" w:themeColor="text1"/>
        </w:rPr>
        <w:t>SKU个数、主要类</w:t>
      </w:r>
      <w:proofErr w:type="gramStart"/>
      <w:r w:rsidRPr="0077383A">
        <w:rPr>
          <w:rFonts w:ascii="楷体" w:eastAsia="楷体" w:hAnsi="楷体" w:hint="eastAsia"/>
          <w:color w:val="000000" w:themeColor="text1"/>
        </w:rPr>
        <w:t>目销售</w:t>
      </w:r>
      <w:proofErr w:type="gramEnd"/>
      <w:r w:rsidRPr="0077383A">
        <w:rPr>
          <w:rFonts w:ascii="楷体" w:eastAsia="楷体" w:hAnsi="楷体" w:hint="eastAsia"/>
          <w:color w:val="000000" w:themeColor="text1"/>
        </w:rPr>
        <w:t>占比、主要品牌销售占比</w:t>
      </w:r>
      <w:r w:rsidR="00A05224" w:rsidRPr="0077383A">
        <w:rPr>
          <w:rFonts w:ascii="楷体" w:eastAsia="楷体" w:hAnsi="楷体" w:hint="eastAsia"/>
          <w:color w:val="000000" w:themeColor="text1"/>
        </w:rPr>
        <w:t>。主要类目</w:t>
      </w:r>
      <w:r w:rsidR="003F22EA" w:rsidRPr="0077383A">
        <w:rPr>
          <w:rFonts w:ascii="楷体" w:eastAsia="楷体" w:hAnsi="楷体" w:hint="eastAsia"/>
          <w:color w:val="000000" w:themeColor="text1"/>
        </w:rPr>
        <w:t>/品牌</w:t>
      </w:r>
      <w:r w:rsidR="00A05224" w:rsidRPr="0077383A">
        <w:rPr>
          <w:rFonts w:ascii="楷体" w:eastAsia="楷体" w:hAnsi="楷体" w:hint="eastAsia"/>
          <w:color w:val="000000" w:themeColor="text1"/>
        </w:rPr>
        <w:t>是指</w:t>
      </w:r>
      <w:r w:rsidR="00106613" w:rsidRPr="0077383A">
        <w:rPr>
          <w:rFonts w:ascii="楷体" w:eastAsia="楷体" w:hAnsi="楷体" w:hint="eastAsia"/>
          <w:color w:val="000000" w:themeColor="text1"/>
        </w:rPr>
        <w:t>该商家</w:t>
      </w:r>
      <w:r w:rsidR="003F22EA" w:rsidRPr="0077383A">
        <w:rPr>
          <w:rFonts w:ascii="楷体" w:eastAsia="楷体" w:hAnsi="楷体" w:hint="eastAsia"/>
          <w:color w:val="000000" w:themeColor="text1"/>
        </w:rPr>
        <w:t>所含SKU</w:t>
      </w:r>
      <w:r w:rsidR="00786EA0" w:rsidRPr="0077383A">
        <w:rPr>
          <w:rFonts w:ascii="楷体" w:eastAsia="楷体" w:hAnsi="楷体" w:hint="eastAsia"/>
          <w:color w:val="000000" w:themeColor="text1"/>
        </w:rPr>
        <w:t>数量最多的品类/品牌</w:t>
      </w:r>
      <w:r w:rsidRPr="0077383A">
        <w:rPr>
          <w:rFonts w:ascii="楷体" w:eastAsia="楷体" w:hAnsi="楷体" w:hint="eastAsia"/>
          <w:color w:val="000000" w:themeColor="text1"/>
        </w:rPr>
        <w:t>）</w:t>
      </w:r>
    </w:p>
    <w:p w:rsidR="00CF0AD3" w:rsidRPr="0077383A" w:rsidRDefault="00CF0AD3" w:rsidP="00CF0AD3">
      <w:pPr>
        <w:pStyle w:val="a6"/>
        <w:ind w:left="840" w:firstLineChars="0" w:firstLine="0"/>
        <w:jc w:val="left"/>
        <w:rPr>
          <w:rFonts w:ascii="楷体" w:eastAsia="楷体" w:hAnsi="楷体"/>
          <w:color w:val="000000" w:themeColor="text1"/>
        </w:rPr>
      </w:pPr>
      <w:r w:rsidRPr="0077383A">
        <w:rPr>
          <w:rFonts w:ascii="楷体" w:eastAsia="楷体" w:hAnsi="楷体" w:hint="eastAsia"/>
          <w:color w:val="000000" w:themeColor="text1"/>
        </w:rPr>
        <w:t>计算口径：</w:t>
      </w:r>
    </w:p>
    <w:p w:rsidR="00CF0AD3" w:rsidRPr="0077383A" w:rsidRDefault="00CF0AD3" w:rsidP="00CF0AD3">
      <w:pPr>
        <w:pStyle w:val="a6"/>
        <w:ind w:left="840" w:firstLineChars="0" w:firstLine="0"/>
        <w:jc w:val="left"/>
        <w:rPr>
          <w:rFonts w:ascii="楷体" w:eastAsia="楷体" w:hAnsi="楷体"/>
          <w:color w:val="000000" w:themeColor="text1"/>
        </w:rPr>
      </w:pPr>
      <w:r w:rsidRPr="0077383A">
        <w:rPr>
          <w:rFonts w:ascii="楷体" w:eastAsia="楷体" w:hAnsi="楷体" w:hint="eastAsia"/>
          <w:color w:val="000000" w:themeColor="text1"/>
        </w:rPr>
        <w:t>SKU个数-</w:t>
      </w:r>
      <w:r w:rsidR="00A24977">
        <w:rPr>
          <w:rFonts w:ascii="楷体" w:eastAsia="楷体" w:hAnsi="楷体" w:hint="eastAsia"/>
          <w:color w:val="000000" w:themeColor="text1"/>
        </w:rPr>
        <w:t>店铺当前</w:t>
      </w:r>
      <w:r w:rsidRPr="0077383A">
        <w:rPr>
          <w:rFonts w:ascii="楷体" w:eastAsia="楷体" w:hAnsi="楷体" w:hint="eastAsia"/>
          <w:color w:val="000000" w:themeColor="text1"/>
        </w:rPr>
        <w:t>的商品个数；</w:t>
      </w:r>
    </w:p>
    <w:p w:rsidR="0021641C" w:rsidRPr="0077383A" w:rsidRDefault="00CF0AD3" w:rsidP="00CF0AD3">
      <w:pPr>
        <w:pStyle w:val="a6"/>
        <w:ind w:left="840" w:firstLineChars="0" w:firstLine="0"/>
        <w:jc w:val="left"/>
        <w:rPr>
          <w:rFonts w:ascii="楷体" w:eastAsia="楷体" w:hAnsi="楷体"/>
          <w:color w:val="000000" w:themeColor="text1"/>
        </w:rPr>
      </w:pPr>
      <w:r w:rsidRPr="0077383A">
        <w:rPr>
          <w:rFonts w:ascii="楷体" w:eastAsia="楷体" w:hAnsi="楷体" w:hint="eastAsia"/>
          <w:color w:val="000000" w:themeColor="text1"/>
        </w:rPr>
        <w:t>主要类目-近一个月GMV销售额占比最高的类目；</w:t>
      </w:r>
    </w:p>
    <w:p w:rsidR="00CF0AD3" w:rsidRPr="0077383A" w:rsidRDefault="00CF0AD3" w:rsidP="00CF0AD3">
      <w:pPr>
        <w:pStyle w:val="a6"/>
        <w:ind w:left="840" w:firstLineChars="0" w:firstLine="0"/>
        <w:jc w:val="left"/>
        <w:rPr>
          <w:rFonts w:ascii="楷体" w:eastAsia="楷体" w:hAnsi="楷体"/>
          <w:color w:val="000000" w:themeColor="text1"/>
        </w:rPr>
      </w:pPr>
      <w:r w:rsidRPr="0077383A">
        <w:rPr>
          <w:rFonts w:ascii="楷体" w:eastAsia="楷体" w:hAnsi="楷体" w:hint="eastAsia"/>
          <w:color w:val="000000" w:themeColor="text1"/>
        </w:rPr>
        <w:t>主要品牌-近一个月GMV销售额占比最高的品牌。</w:t>
      </w:r>
    </w:p>
    <w:p w:rsidR="00927B7A" w:rsidRPr="0077383A" w:rsidRDefault="00927B7A" w:rsidP="00CF0AD3">
      <w:pPr>
        <w:pStyle w:val="a6"/>
        <w:ind w:left="840" w:firstLineChars="0" w:firstLine="0"/>
        <w:jc w:val="left"/>
        <w:rPr>
          <w:rFonts w:ascii="楷体" w:eastAsia="楷体" w:hAnsi="楷体"/>
          <w:color w:val="000000" w:themeColor="text1"/>
        </w:rPr>
      </w:pPr>
      <w:r w:rsidRPr="0077383A">
        <w:rPr>
          <w:rFonts w:ascii="楷体" w:eastAsia="楷体" w:hAnsi="楷体" w:hint="eastAsia"/>
          <w:color w:val="000000" w:themeColor="text1"/>
        </w:rPr>
        <w:t>主要类目和主要品牌都有销售占比数据。分别表示</w:t>
      </w:r>
      <w:r w:rsidR="00A24977">
        <w:rPr>
          <w:rFonts w:ascii="楷体" w:eastAsia="楷体" w:hAnsi="楷体" w:hint="eastAsia"/>
          <w:color w:val="000000" w:themeColor="text1"/>
        </w:rPr>
        <w:t>该</w:t>
      </w:r>
      <w:r w:rsidRPr="0077383A">
        <w:rPr>
          <w:rFonts w:ascii="楷体" w:eastAsia="楷体" w:hAnsi="楷体" w:hint="eastAsia"/>
          <w:color w:val="000000" w:themeColor="text1"/>
        </w:rPr>
        <w:t>类目GMV</w:t>
      </w:r>
      <w:r w:rsidR="00A24977">
        <w:rPr>
          <w:rFonts w:ascii="楷体" w:eastAsia="楷体" w:hAnsi="楷体" w:hint="eastAsia"/>
          <w:color w:val="000000" w:themeColor="text1"/>
        </w:rPr>
        <w:t>和该品牌</w:t>
      </w:r>
      <w:r w:rsidRPr="0077383A">
        <w:rPr>
          <w:rFonts w:ascii="楷体" w:eastAsia="楷体" w:hAnsi="楷体" w:hint="eastAsia"/>
          <w:color w:val="000000" w:themeColor="text1"/>
        </w:rPr>
        <w:t>GMV占店铺总GMV的占比。</w:t>
      </w:r>
    </w:p>
    <w:p w:rsidR="0021641C" w:rsidRPr="0077383A" w:rsidRDefault="0021641C" w:rsidP="0021641C">
      <w:pPr>
        <w:pStyle w:val="a6"/>
        <w:numPr>
          <w:ilvl w:val="0"/>
          <w:numId w:val="32"/>
        </w:numPr>
        <w:ind w:firstLineChars="0"/>
        <w:jc w:val="left"/>
        <w:rPr>
          <w:rFonts w:ascii="楷体" w:eastAsia="楷体" w:hAnsi="楷体"/>
          <w:color w:val="000000" w:themeColor="text1"/>
        </w:rPr>
      </w:pPr>
      <w:r w:rsidRPr="0077383A">
        <w:rPr>
          <w:rFonts w:ascii="楷体" w:eastAsia="楷体" w:hAnsi="楷体" w:hint="eastAsia"/>
          <w:color w:val="000000" w:themeColor="text1"/>
        </w:rPr>
        <w:t>近七日日均GMV（昨日店铺总销量、昨日GMV、昨日</w:t>
      </w:r>
      <w:r w:rsidR="00786EA0" w:rsidRPr="0077383A">
        <w:rPr>
          <w:rFonts w:ascii="楷体" w:eastAsia="楷体" w:hAnsi="楷体" w:hint="eastAsia"/>
          <w:color w:val="000000" w:themeColor="text1"/>
        </w:rPr>
        <w:t>VS前日的</w:t>
      </w:r>
      <w:r w:rsidRPr="0077383A">
        <w:rPr>
          <w:rFonts w:ascii="楷体" w:eastAsia="楷体" w:hAnsi="楷体" w:hint="eastAsia"/>
          <w:color w:val="000000" w:themeColor="text1"/>
        </w:rPr>
        <w:t>GMV增长率、昨日销量冠军商品）</w:t>
      </w:r>
    </w:p>
    <w:p w:rsidR="0021641C" w:rsidRPr="0077383A" w:rsidRDefault="0021641C" w:rsidP="0021641C">
      <w:pPr>
        <w:pStyle w:val="a6"/>
        <w:numPr>
          <w:ilvl w:val="0"/>
          <w:numId w:val="32"/>
        </w:numPr>
        <w:ind w:firstLineChars="0"/>
        <w:jc w:val="left"/>
        <w:rPr>
          <w:rFonts w:ascii="楷体" w:eastAsia="楷体" w:hAnsi="楷体"/>
          <w:color w:val="000000" w:themeColor="text1"/>
        </w:rPr>
      </w:pPr>
      <w:r w:rsidRPr="0077383A">
        <w:rPr>
          <w:rFonts w:ascii="楷体" w:eastAsia="楷体" w:hAnsi="楷体" w:hint="eastAsia"/>
          <w:color w:val="000000" w:themeColor="text1"/>
        </w:rPr>
        <w:t>近七日日均PV（昨日店铺UV、昨日店铺PV、昨日</w:t>
      </w:r>
      <w:r w:rsidR="00DD06B5" w:rsidRPr="0077383A">
        <w:rPr>
          <w:rFonts w:ascii="楷体" w:eastAsia="楷体" w:hAnsi="楷体" w:hint="eastAsia"/>
          <w:color w:val="000000" w:themeColor="text1"/>
        </w:rPr>
        <w:t>VS前日的</w:t>
      </w:r>
      <w:r w:rsidRPr="0077383A">
        <w:rPr>
          <w:rFonts w:ascii="楷体" w:eastAsia="楷体" w:hAnsi="楷体" w:hint="eastAsia"/>
          <w:color w:val="000000" w:themeColor="text1"/>
        </w:rPr>
        <w:t>PV增长率、昨日PV冠军商品）</w:t>
      </w:r>
    </w:p>
    <w:p w:rsidR="0021641C" w:rsidRPr="0077383A" w:rsidRDefault="00DD06B5" w:rsidP="0021641C">
      <w:pPr>
        <w:pStyle w:val="a6"/>
        <w:numPr>
          <w:ilvl w:val="0"/>
          <w:numId w:val="32"/>
        </w:numPr>
        <w:ind w:firstLineChars="0"/>
        <w:jc w:val="left"/>
        <w:rPr>
          <w:rFonts w:ascii="楷体" w:eastAsia="楷体" w:hAnsi="楷体"/>
          <w:color w:val="000000" w:themeColor="text1"/>
        </w:rPr>
      </w:pPr>
      <w:r w:rsidRPr="0077383A">
        <w:rPr>
          <w:rFonts w:ascii="楷体" w:eastAsia="楷体" w:hAnsi="楷体" w:hint="eastAsia"/>
          <w:color w:val="000000" w:themeColor="text1"/>
        </w:rPr>
        <w:t>价格带（该店铺SKU数量最</w:t>
      </w:r>
      <w:r w:rsidR="00927B7A" w:rsidRPr="0077383A">
        <w:rPr>
          <w:rFonts w:ascii="楷体" w:eastAsia="楷体" w:hAnsi="楷体" w:hint="eastAsia"/>
          <w:color w:val="000000" w:themeColor="text1"/>
        </w:rPr>
        <w:t>多</w:t>
      </w:r>
      <w:r w:rsidR="0021641C" w:rsidRPr="0077383A">
        <w:rPr>
          <w:rFonts w:ascii="楷体" w:eastAsia="楷体" w:hAnsi="楷体" w:hint="eastAsia"/>
          <w:color w:val="000000" w:themeColor="text1"/>
        </w:rPr>
        <w:t>的价格带、</w:t>
      </w:r>
      <w:r w:rsidRPr="0077383A">
        <w:rPr>
          <w:rFonts w:ascii="楷体" w:eastAsia="楷体" w:hAnsi="楷体" w:hint="eastAsia"/>
          <w:color w:val="000000" w:themeColor="text1"/>
        </w:rPr>
        <w:t>和</w:t>
      </w:r>
      <w:r w:rsidR="005135F7" w:rsidRPr="0077383A">
        <w:rPr>
          <w:rFonts w:ascii="楷体" w:eastAsia="楷体" w:hAnsi="楷体" w:hint="eastAsia"/>
          <w:color w:val="000000" w:themeColor="text1"/>
        </w:rPr>
        <w:t>SKU数量</w:t>
      </w:r>
      <w:r w:rsidR="0021641C" w:rsidRPr="0077383A">
        <w:rPr>
          <w:rFonts w:ascii="楷体" w:eastAsia="楷体" w:hAnsi="楷体" w:hint="eastAsia"/>
          <w:color w:val="000000" w:themeColor="text1"/>
        </w:rPr>
        <w:t>最</w:t>
      </w:r>
      <w:r w:rsidRPr="0077383A">
        <w:rPr>
          <w:rFonts w:ascii="楷体" w:eastAsia="楷体" w:hAnsi="楷体" w:hint="eastAsia"/>
          <w:color w:val="000000" w:themeColor="text1"/>
        </w:rPr>
        <w:t>少的</w:t>
      </w:r>
      <w:r w:rsidR="0021641C" w:rsidRPr="0077383A">
        <w:rPr>
          <w:rFonts w:ascii="楷体" w:eastAsia="楷体" w:hAnsi="楷体" w:hint="eastAsia"/>
          <w:color w:val="000000" w:themeColor="text1"/>
        </w:rPr>
        <w:t>价格带</w:t>
      </w:r>
      <w:r w:rsidR="00A24977">
        <w:rPr>
          <w:rFonts w:ascii="楷体" w:eastAsia="楷体" w:hAnsi="楷体" w:hint="eastAsia"/>
          <w:color w:val="000000" w:themeColor="text1"/>
        </w:rPr>
        <w:t>，点击“查看详情”进入到竞争商家分析页面）</w:t>
      </w:r>
    </w:p>
    <w:p w:rsidR="0021641C" w:rsidRPr="0077383A" w:rsidRDefault="0021641C" w:rsidP="0021641C">
      <w:pPr>
        <w:pStyle w:val="a6"/>
        <w:numPr>
          <w:ilvl w:val="0"/>
          <w:numId w:val="32"/>
        </w:numPr>
        <w:ind w:firstLineChars="0"/>
        <w:jc w:val="left"/>
        <w:rPr>
          <w:rFonts w:ascii="楷体" w:eastAsia="楷体" w:hAnsi="楷体"/>
          <w:color w:val="000000" w:themeColor="text1"/>
        </w:rPr>
      </w:pPr>
      <w:r w:rsidRPr="0077383A">
        <w:rPr>
          <w:rFonts w:ascii="楷体" w:eastAsia="楷体" w:hAnsi="楷体" w:hint="eastAsia"/>
          <w:color w:val="000000" w:themeColor="text1"/>
        </w:rPr>
        <w:t>价格敏感分布（该店铺内属于</w:t>
      </w:r>
      <w:r w:rsidR="005135F7" w:rsidRPr="0077383A">
        <w:rPr>
          <w:rFonts w:ascii="楷体" w:eastAsia="楷体" w:hAnsi="楷体" w:hint="eastAsia"/>
          <w:color w:val="000000" w:themeColor="text1"/>
        </w:rPr>
        <w:t>高弹性</w:t>
      </w:r>
      <w:r w:rsidRPr="0077383A">
        <w:rPr>
          <w:rFonts w:ascii="楷体" w:eastAsia="楷体" w:hAnsi="楷体" w:hint="eastAsia"/>
          <w:color w:val="000000" w:themeColor="text1"/>
        </w:rPr>
        <w:t>商品的</w:t>
      </w:r>
      <w:r w:rsidR="00406508" w:rsidRPr="0077383A">
        <w:rPr>
          <w:rFonts w:ascii="楷体" w:eastAsia="楷体" w:hAnsi="楷体" w:hint="eastAsia"/>
          <w:color w:val="000000" w:themeColor="text1"/>
        </w:rPr>
        <w:t>数量占总体商品数量的比例</w:t>
      </w:r>
      <w:r w:rsidR="00A24977">
        <w:rPr>
          <w:rFonts w:ascii="楷体" w:eastAsia="楷体" w:hAnsi="楷体" w:hint="eastAsia"/>
          <w:color w:val="000000" w:themeColor="text1"/>
        </w:rPr>
        <w:t>，点击“查看详情”进入到竞争商品分析页面）</w:t>
      </w:r>
    </w:p>
    <w:p w:rsidR="0021641C" w:rsidRPr="0021641C" w:rsidRDefault="0021641C" w:rsidP="00213FE5">
      <w:pPr>
        <w:pStyle w:val="a6"/>
        <w:ind w:left="360" w:firstLineChars="0" w:firstLine="0"/>
        <w:jc w:val="left"/>
        <w:rPr>
          <w:rFonts w:ascii="楷体" w:eastAsia="楷体" w:hAnsi="楷体"/>
        </w:rPr>
      </w:pPr>
    </w:p>
    <w:p w:rsidR="005521EB" w:rsidRDefault="00B83843" w:rsidP="00FE2C45">
      <w:pPr>
        <w:jc w:val="left"/>
        <w:rPr>
          <w:rFonts w:ascii="楷体" w:eastAsia="楷体" w:hAnsi="楷体" w:hint="eastAsia"/>
          <w:b/>
        </w:rPr>
      </w:pPr>
      <w:r>
        <w:rPr>
          <w:rFonts w:ascii="楷体" w:eastAsia="楷体" w:hAnsi="楷体" w:hint="eastAsia"/>
          <w:b/>
        </w:rPr>
        <w:t>2</w:t>
      </w:r>
      <w:r w:rsidR="0078505A" w:rsidRPr="00D34C86">
        <w:rPr>
          <w:rFonts w:ascii="楷体" w:eastAsia="楷体" w:hAnsi="楷体" w:hint="eastAsia"/>
          <w:b/>
        </w:rPr>
        <w:t>-1</w:t>
      </w:r>
      <w:r w:rsidR="005521EB">
        <w:rPr>
          <w:rFonts w:ascii="楷体" w:eastAsia="楷体" w:hAnsi="楷体" w:hint="eastAsia"/>
          <w:b/>
        </w:rPr>
        <w:t>大盘走势</w:t>
      </w:r>
    </w:p>
    <w:p w:rsidR="00FE2C45" w:rsidRPr="00D74BCC" w:rsidRDefault="00FE2C45" w:rsidP="00FE2C45">
      <w:pPr>
        <w:jc w:val="left"/>
        <w:rPr>
          <w:rFonts w:ascii="楷体" w:eastAsia="楷体" w:hAnsi="楷体"/>
        </w:rPr>
      </w:pPr>
      <w:r w:rsidRPr="00D74BCC">
        <w:rPr>
          <w:rFonts w:ascii="楷体" w:eastAsia="楷体" w:hAnsi="楷体" w:hint="eastAsia"/>
        </w:rPr>
        <w:t>这里，我们为商家提供基于三级品类、品牌、一定时间范围内</w:t>
      </w:r>
      <w:r w:rsidR="0077383A">
        <w:rPr>
          <w:rFonts w:ascii="楷体" w:eastAsia="楷体" w:hAnsi="楷体" w:hint="eastAsia"/>
        </w:rPr>
        <w:t>（近7天、近30天、近两个月）</w:t>
      </w:r>
      <w:r w:rsidRPr="00D74BCC">
        <w:rPr>
          <w:rFonts w:ascii="楷体" w:eastAsia="楷体" w:hAnsi="楷体" w:hint="eastAsia"/>
        </w:rPr>
        <w:t>的市场大盘走势分析。通过</w:t>
      </w:r>
      <w:r w:rsidR="0077383A">
        <w:rPr>
          <w:rFonts w:ascii="楷体" w:eastAsia="楷体" w:hAnsi="楷体" w:hint="eastAsia"/>
        </w:rPr>
        <w:t>流量——（</w:t>
      </w:r>
      <w:r w:rsidRPr="00D74BCC">
        <w:rPr>
          <w:rFonts w:ascii="楷体" w:eastAsia="楷体" w:hAnsi="楷体" w:hint="eastAsia"/>
        </w:rPr>
        <w:t>PV、UV</w:t>
      </w:r>
      <w:r w:rsidR="0077383A">
        <w:rPr>
          <w:rFonts w:ascii="楷体" w:eastAsia="楷体" w:hAnsi="楷体" w:hint="eastAsia"/>
        </w:rPr>
        <w:t>）</w:t>
      </w:r>
      <w:ins w:id="5" w:author="Helpdesk" w:date="2017-05-19T11:14:00Z">
        <w:r w:rsidR="00BD2CC0">
          <w:rPr>
            <w:rFonts w:ascii="楷体" w:eastAsia="楷体" w:hAnsi="楷体" w:hint="eastAsia"/>
          </w:rPr>
          <w:t>、</w:t>
        </w:r>
      </w:ins>
      <w:r w:rsidR="0077383A">
        <w:rPr>
          <w:rFonts w:ascii="楷体" w:eastAsia="楷体" w:hAnsi="楷体" w:hint="eastAsia"/>
        </w:rPr>
        <w:t>销售——</w:t>
      </w:r>
      <w:ins w:id="6" w:author="Helpdesk" w:date="2017-05-19T11:14:00Z">
        <w:r w:rsidR="00BD2CC0">
          <w:rPr>
            <w:rFonts w:ascii="楷体" w:eastAsia="楷体" w:hAnsi="楷体" w:hint="eastAsia"/>
          </w:rPr>
          <w:t>GMV</w:t>
        </w:r>
      </w:ins>
      <w:r w:rsidR="00BD2CC0">
        <w:rPr>
          <w:rFonts w:ascii="楷体" w:eastAsia="楷体" w:hAnsi="楷体" w:hint="eastAsia"/>
        </w:rPr>
        <w:t>/</w:t>
      </w:r>
      <w:r w:rsidRPr="00D74BCC">
        <w:rPr>
          <w:rFonts w:ascii="楷体" w:eastAsia="楷体" w:hAnsi="楷体" w:hint="eastAsia"/>
        </w:rPr>
        <w:t>商家数量</w:t>
      </w:r>
      <w:r w:rsidR="00D34C86">
        <w:rPr>
          <w:rFonts w:ascii="楷体" w:eastAsia="楷体" w:hAnsi="楷体" w:hint="eastAsia"/>
        </w:rPr>
        <w:t>（即总GMV除以市场总的商家数量）</w:t>
      </w:r>
      <w:r w:rsidRPr="00D74BCC">
        <w:rPr>
          <w:rFonts w:ascii="楷体" w:eastAsia="楷体" w:hAnsi="楷体" w:hint="eastAsia"/>
        </w:rPr>
        <w:t>，</w:t>
      </w:r>
      <w:ins w:id="7" w:author="Helpdesk" w:date="2017-05-19T11:14:00Z">
        <w:r w:rsidR="00BD2CC0">
          <w:rPr>
            <w:rFonts w:ascii="楷体" w:eastAsia="楷体" w:hAnsi="楷体" w:hint="eastAsia"/>
          </w:rPr>
          <w:t>并提供By商家维度，</w:t>
        </w:r>
      </w:ins>
      <w:r w:rsidRPr="00D74BCC">
        <w:rPr>
          <w:rFonts w:ascii="楷体" w:eastAsia="楷体" w:hAnsi="楷体" w:hint="eastAsia"/>
        </w:rPr>
        <w:t>来直观的展示该品类或该品牌随着时间发展的整体趋势。</w:t>
      </w:r>
      <w:r w:rsidR="0077383A">
        <w:rPr>
          <w:rFonts w:ascii="楷体" w:eastAsia="楷体" w:hAnsi="楷体" w:hint="eastAsia"/>
        </w:rPr>
        <w:t>横轴是时间轴，以日为单位。</w:t>
      </w:r>
    </w:p>
    <w:p w:rsidR="00FE2C45" w:rsidRDefault="00D34C86" w:rsidP="00FE2C45">
      <w:pPr>
        <w:jc w:val="left"/>
        <w:rPr>
          <w:rFonts w:ascii="楷体" w:eastAsia="楷体" w:hAnsi="楷体"/>
          <w:color w:val="808080" w:themeColor="background1" w:themeShade="80"/>
        </w:rPr>
      </w:pPr>
      <w:r>
        <w:rPr>
          <w:noProof/>
        </w:rPr>
        <w:drawing>
          <wp:inline distT="0" distB="0" distL="0" distR="0" wp14:anchorId="403791AD" wp14:editId="2EDC7D0E">
            <wp:extent cx="5255812" cy="1762326"/>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3008" cy="1761386"/>
                    </a:xfrm>
                    <a:prstGeom prst="rect">
                      <a:avLst/>
                    </a:prstGeom>
                  </pic:spPr>
                </pic:pic>
              </a:graphicData>
            </a:graphic>
          </wp:inline>
        </w:drawing>
      </w:r>
    </w:p>
    <w:p w:rsidR="005521EB" w:rsidRDefault="00B83843" w:rsidP="00FE2C45">
      <w:pPr>
        <w:jc w:val="left"/>
        <w:rPr>
          <w:rFonts w:ascii="楷体" w:eastAsia="楷体" w:hAnsi="楷体" w:hint="eastAsia"/>
          <w:b/>
        </w:rPr>
      </w:pPr>
      <w:r>
        <w:rPr>
          <w:rFonts w:ascii="楷体" w:eastAsia="楷体" w:hAnsi="楷体" w:hint="eastAsia"/>
          <w:b/>
        </w:rPr>
        <w:t>2</w:t>
      </w:r>
      <w:r w:rsidR="0078505A" w:rsidRPr="00D34C86">
        <w:rPr>
          <w:rFonts w:ascii="楷体" w:eastAsia="楷体" w:hAnsi="楷体" w:hint="eastAsia"/>
          <w:b/>
        </w:rPr>
        <w:t xml:space="preserve">-2 </w:t>
      </w:r>
      <w:r w:rsidR="00D34C86" w:rsidRPr="00D34C86">
        <w:rPr>
          <w:rFonts w:ascii="楷体" w:eastAsia="楷体" w:hAnsi="楷体" w:hint="eastAsia"/>
          <w:b/>
        </w:rPr>
        <w:t>小盘走势</w:t>
      </w:r>
    </w:p>
    <w:p w:rsidR="00D34C86" w:rsidRPr="00D34C86" w:rsidRDefault="00D34C86" w:rsidP="00FE2C45">
      <w:pPr>
        <w:jc w:val="left"/>
        <w:rPr>
          <w:rFonts w:ascii="楷体" w:eastAsia="楷体" w:hAnsi="楷体"/>
          <w:b/>
        </w:rPr>
      </w:pPr>
      <w:r w:rsidRPr="00D34C86">
        <w:rPr>
          <w:rFonts w:ascii="楷体" w:eastAsia="楷体" w:hAnsi="楷体" w:hint="eastAsia"/>
        </w:rPr>
        <w:lastRenderedPageBreak/>
        <w:t>和大盘走势的</w:t>
      </w:r>
      <w:r>
        <w:rPr>
          <w:rFonts w:ascii="楷体" w:eastAsia="楷体" w:hAnsi="楷体" w:hint="eastAsia"/>
        </w:rPr>
        <w:t>分析</w:t>
      </w:r>
      <w:r w:rsidRPr="00D34C86">
        <w:rPr>
          <w:rFonts w:ascii="楷体" w:eastAsia="楷体" w:hAnsi="楷体" w:hint="eastAsia"/>
        </w:rPr>
        <w:t>维度一致，</w:t>
      </w:r>
      <w:r>
        <w:rPr>
          <w:rFonts w:ascii="楷体" w:eastAsia="楷体" w:hAnsi="楷体" w:hint="eastAsia"/>
        </w:rPr>
        <w:t>这里提供的是在一段时间</w:t>
      </w:r>
      <w:r w:rsidR="0077383A">
        <w:rPr>
          <w:rFonts w:ascii="楷体" w:eastAsia="楷体" w:hAnsi="楷体" w:hint="eastAsia"/>
        </w:rPr>
        <w:t>（近7天，近30天，最近两个月）</w:t>
      </w:r>
      <w:r>
        <w:rPr>
          <w:rFonts w:ascii="楷体" w:eastAsia="楷体" w:hAnsi="楷体" w:hint="eastAsia"/>
        </w:rPr>
        <w:t>以内，该商家在品类或品牌维度下的PV\UV\GMV的发展走势。</w:t>
      </w:r>
    </w:p>
    <w:p w:rsidR="00D34C86" w:rsidRPr="00D34C86" w:rsidRDefault="00D34C86" w:rsidP="00FE2C45">
      <w:pPr>
        <w:jc w:val="left"/>
        <w:rPr>
          <w:rFonts w:ascii="楷体" w:eastAsia="楷体" w:hAnsi="楷体"/>
        </w:rPr>
      </w:pPr>
      <w:r>
        <w:rPr>
          <w:noProof/>
        </w:rPr>
        <w:drawing>
          <wp:inline distT="0" distB="0" distL="0" distR="0" wp14:anchorId="5C791235" wp14:editId="7688E3D0">
            <wp:extent cx="5231957" cy="1582309"/>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29225" cy="1581483"/>
                    </a:xfrm>
                    <a:prstGeom prst="rect">
                      <a:avLst/>
                    </a:prstGeom>
                  </pic:spPr>
                </pic:pic>
              </a:graphicData>
            </a:graphic>
          </wp:inline>
        </w:drawing>
      </w:r>
    </w:p>
    <w:p w:rsidR="00D34C86" w:rsidRDefault="00D34C86" w:rsidP="00FE2C45">
      <w:pPr>
        <w:jc w:val="left"/>
        <w:rPr>
          <w:rFonts w:ascii="楷体" w:eastAsia="楷体" w:hAnsi="楷体"/>
        </w:rPr>
      </w:pPr>
    </w:p>
    <w:p w:rsidR="00FE2C45" w:rsidRPr="007B6E75" w:rsidRDefault="007B6E75" w:rsidP="00FE2C45">
      <w:pPr>
        <w:jc w:val="left"/>
        <w:rPr>
          <w:rFonts w:ascii="楷体" w:eastAsia="楷体" w:hAnsi="楷体"/>
          <w:b/>
        </w:rPr>
      </w:pPr>
      <w:r w:rsidRPr="007B6E75">
        <w:rPr>
          <w:rFonts w:ascii="楷体" w:eastAsia="楷体" w:hAnsi="楷体" w:hint="eastAsia"/>
          <w:b/>
        </w:rPr>
        <w:t>2-3</w:t>
      </w:r>
      <w:r w:rsidR="0077383A">
        <w:rPr>
          <w:rFonts w:ascii="楷体" w:eastAsia="楷体" w:hAnsi="楷体" w:hint="eastAsia"/>
          <w:b/>
        </w:rPr>
        <w:t xml:space="preserve"> </w:t>
      </w:r>
      <w:r w:rsidR="00FE2C45" w:rsidRPr="007B6E75">
        <w:rPr>
          <w:rFonts w:ascii="楷体" w:eastAsia="楷体" w:hAnsi="楷体" w:hint="eastAsia"/>
          <w:b/>
        </w:rPr>
        <w:t>销售规模排序</w:t>
      </w:r>
    </w:p>
    <w:p w:rsidR="00FE2C45" w:rsidRPr="00D74BCC" w:rsidRDefault="00FE2C45" w:rsidP="00FE2C45">
      <w:pPr>
        <w:jc w:val="left"/>
        <w:rPr>
          <w:rFonts w:ascii="楷体" w:eastAsia="楷体" w:hAnsi="楷体"/>
        </w:rPr>
      </w:pPr>
      <w:r w:rsidRPr="00D74BCC">
        <w:rPr>
          <w:rFonts w:ascii="楷体" w:eastAsia="楷体" w:hAnsi="楷体" w:hint="eastAsia"/>
        </w:rPr>
        <w:t>这里，我们为商家提供的是基于销售GMV和</w:t>
      </w:r>
      <w:r w:rsidR="004D038C">
        <w:rPr>
          <w:rFonts w:ascii="楷体" w:eastAsia="楷体" w:hAnsi="楷体" w:hint="eastAsia"/>
        </w:rPr>
        <w:t>销</w:t>
      </w:r>
      <w:r w:rsidRPr="00D74BCC">
        <w:rPr>
          <w:rFonts w:ascii="楷体" w:eastAsia="楷体" w:hAnsi="楷体" w:hint="eastAsia"/>
        </w:rPr>
        <w:t>量</w:t>
      </w:r>
      <w:r w:rsidR="0077383A">
        <w:rPr>
          <w:rFonts w:ascii="楷体" w:eastAsia="楷体" w:hAnsi="楷体" w:hint="eastAsia"/>
        </w:rPr>
        <w:t>（指销量，不是订单量）</w:t>
      </w:r>
      <w:r w:rsidRPr="00D74BCC">
        <w:rPr>
          <w:rFonts w:ascii="楷体" w:eastAsia="楷体" w:hAnsi="楷体" w:hint="eastAsia"/>
        </w:rPr>
        <w:t>的排序</w:t>
      </w:r>
      <w:r w:rsidR="00BE72F7">
        <w:rPr>
          <w:rFonts w:ascii="楷体" w:eastAsia="楷体" w:hAnsi="楷体" w:hint="eastAsia"/>
        </w:rPr>
        <w:t>-</w:t>
      </w:r>
      <w:r w:rsidR="00BE72F7" w:rsidRPr="00BE72F7">
        <w:rPr>
          <w:rFonts w:ascii="楷体" w:eastAsia="楷体" w:hAnsi="楷体" w:hint="eastAsia"/>
          <w:color w:val="FF0000"/>
        </w:rPr>
        <w:t>双柱优先考虑GMV排名</w:t>
      </w:r>
      <w:r w:rsidRPr="00D74BCC">
        <w:rPr>
          <w:rFonts w:ascii="楷体" w:eastAsia="楷体" w:hAnsi="楷体" w:hint="eastAsia"/>
        </w:rPr>
        <w:t>，帮助商家了解目前在市场中的竞争</w:t>
      </w:r>
      <w:r w:rsidR="004D038C">
        <w:rPr>
          <w:rFonts w:ascii="楷体" w:eastAsia="楷体" w:hAnsi="楷体" w:hint="eastAsia"/>
        </w:rPr>
        <w:t>排名。这里将不会显示任何商家的名称。商家数量提供了“前10名”，“前30名”，“我的相邻前后10名”的选项。</w:t>
      </w:r>
      <w:r w:rsidR="0077383A">
        <w:rPr>
          <w:rFonts w:ascii="楷体" w:eastAsia="楷体" w:hAnsi="楷体" w:hint="eastAsia"/>
        </w:rPr>
        <w:t>如是</w:t>
      </w:r>
      <w:r w:rsidR="009279EE">
        <w:rPr>
          <w:rFonts w:ascii="楷体" w:eastAsia="楷体" w:hAnsi="楷体" w:hint="eastAsia"/>
        </w:rPr>
        <w:t>商家</w:t>
      </w:r>
      <w:r w:rsidR="0077383A">
        <w:rPr>
          <w:rFonts w:ascii="楷体" w:eastAsia="楷体" w:hAnsi="楷体" w:hint="eastAsia"/>
        </w:rPr>
        <w:t>自身</w:t>
      </w:r>
      <w:r w:rsidR="009279EE">
        <w:rPr>
          <w:rFonts w:ascii="楷体" w:eastAsia="楷体" w:hAnsi="楷体" w:hint="eastAsia"/>
        </w:rPr>
        <w:t>的地方</w:t>
      </w:r>
      <w:r w:rsidR="0077383A">
        <w:rPr>
          <w:rFonts w:ascii="楷体" w:eastAsia="楷体" w:hAnsi="楷体" w:hint="eastAsia"/>
        </w:rPr>
        <w:t>，则</w:t>
      </w:r>
      <w:r w:rsidR="009279EE">
        <w:rPr>
          <w:rFonts w:ascii="楷体" w:eastAsia="楷体" w:hAnsi="楷体" w:hint="eastAsia"/>
        </w:rPr>
        <w:t>进行</w:t>
      </w:r>
      <w:r w:rsidR="005521EB">
        <w:rPr>
          <w:rFonts w:ascii="楷体" w:eastAsia="楷体" w:hAnsi="楷体" w:hint="eastAsia"/>
        </w:rPr>
        <w:t>重点</w:t>
      </w:r>
      <w:r w:rsidR="009279EE">
        <w:rPr>
          <w:rFonts w:ascii="楷体" w:eastAsia="楷体" w:hAnsi="楷体" w:hint="eastAsia"/>
        </w:rPr>
        <w:t>标红，鼠标滑上去可查看具体数据信息。</w:t>
      </w:r>
      <w:r w:rsidR="0077383A">
        <w:rPr>
          <w:rFonts w:ascii="楷体" w:eastAsia="楷体" w:hAnsi="楷体" w:hint="eastAsia"/>
        </w:rPr>
        <w:t>文字显示“我的销售规模排序：第10名”。</w:t>
      </w:r>
    </w:p>
    <w:p w:rsidR="00057E10" w:rsidRPr="00D74BCC" w:rsidRDefault="00B83843" w:rsidP="00FE2C45">
      <w:pPr>
        <w:jc w:val="left"/>
        <w:rPr>
          <w:rFonts w:ascii="楷体" w:eastAsia="楷体" w:hAnsi="楷体"/>
        </w:rPr>
      </w:pPr>
      <w:r>
        <w:rPr>
          <w:noProof/>
        </w:rPr>
        <w:drawing>
          <wp:inline distT="0" distB="0" distL="0" distR="0" wp14:anchorId="4FBC88CD" wp14:editId="345B287F">
            <wp:extent cx="5255812" cy="228997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7800" cy="2290842"/>
                    </a:xfrm>
                    <a:prstGeom prst="rect">
                      <a:avLst/>
                    </a:prstGeom>
                  </pic:spPr>
                </pic:pic>
              </a:graphicData>
            </a:graphic>
          </wp:inline>
        </w:drawing>
      </w:r>
    </w:p>
    <w:p w:rsidR="00057E10" w:rsidRPr="007B6E75" w:rsidRDefault="007B6E75" w:rsidP="00057E10">
      <w:pPr>
        <w:jc w:val="left"/>
        <w:rPr>
          <w:rFonts w:ascii="楷体" w:eastAsia="楷体" w:hAnsi="楷体"/>
          <w:b/>
        </w:rPr>
      </w:pPr>
      <w:r w:rsidRPr="007B6E75">
        <w:rPr>
          <w:rFonts w:ascii="楷体" w:eastAsia="楷体" w:hAnsi="楷体" w:hint="eastAsia"/>
          <w:b/>
        </w:rPr>
        <w:t>2-4</w:t>
      </w:r>
      <w:r w:rsidR="00BE72F7">
        <w:rPr>
          <w:rFonts w:ascii="楷体" w:eastAsia="楷体" w:hAnsi="楷体" w:hint="eastAsia"/>
          <w:b/>
        </w:rPr>
        <w:t xml:space="preserve"> </w:t>
      </w:r>
      <w:r w:rsidR="00057E10" w:rsidRPr="007B6E75">
        <w:rPr>
          <w:rFonts w:ascii="楷体" w:eastAsia="楷体" w:hAnsi="楷体" w:hint="eastAsia"/>
          <w:b/>
        </w:rPr>
        <w:t>流量规模排序</w:t>
      </w:r>
    </w:p>
    <w:p w:rsidR="00057E10" w:rsidRPr="009279EE" w:rsidRDefault="00057E10" w:rsidP="00057E10">
      <w:pPr>
        <w:jc w:val="left"/>
        <w:rPr>
          <w:rFonts w:ascii="楷体" w:eastAsia="楷体" w:hAnsi="楷体"/>
        </w:rPr>
      </w:pPr>
      <w:r w:rsidRPr="00D74BCC">
        <w:rPr>
          <w:rFonts w:ascii="楷体" w:eastAsia="楷体" w:hAnsi="楷体" w:hint="eastAsia"/>
        </w:rPr>
        <w:t>这里，我们</w:t>
      </w:r>
      <w:bookmarkStart w:id="8" w:name="OLE_LINK3"/>
      <w:bookmarkStart w:id="9" w:name="OLE_LINK4"/>
      <w:r w:rsidRPr="00D74BCC">
        <w:rPr>
          <w:rFonts w:ascii="楷体" w:eastAsia="楷体" w:hAnsi="楷体" w:hint="eastAsia"/>
        </w:rPr>
        <w:t>为商家提</w:t>
      </w:r>
      <w:bookmarkEnd w:id="8"/>
      <w:bookmarkEnd w:id="9"/>
      <w:r w:rsidRPr="00D74BCC">
        <w:rPr>
          <w:rFonts w:ascii="楷体" w:eastAsia="楷体" w:hAnsi="楷体" w:hint="eastAsia"/>
        </w:rPr>
        <w:t>供的是基于PV和UV的排序，帮助商家了解目前在市场中的竞争</w:t>
      </w:r>
      <w:r w:rsidR="009279EE">
        <w:rPr>
          <w:rFonts w:ascii="楷体" w:eastAsia="楷体" w:hAnsi="楷体" w:hint="eastAsia"/>
        </w:rPr>
        <w:t>排名</w:t>
      </w:r>
      <w:r w:rsidRPr="00D74BCC">
        <w:rPr>
          <w:rFonts w:ascii="楷体" w:eastAsia="楷体" w:hAnsi="楷体" w:hint="eastAsia"/>
        </w:rPr>
        <w:t>。同时，</w:t>
      </w:r>
      <w:r w:rsidR="009279EE">
        <w:rPr>
          <w:rFonts w:ascii="楷体" w:eastAsia="楷体" w:hAnsi="楷体" w:hint="eastAsia"/>
        </w:rPr>
        <w:t>这里将不会显示任何商家的名称。商家数量提供了“前10名”，“前30名”，“我的相邻前后10名”的选项。属于</w:t>
      </w:r>
      <w:r w:rsidR="00BE72F7">
        <w:rPr>
          <w:rFonts w:ascii="楷体" w:eastAsia="楷体" w:hAnsi="楷体" w:hint="eastAsia"/>
        </w:rPr>
        <w:t>自身</w:t>
      </w:r>
      <w:r w:rsidR="009279EE">
        <w:rPr>
          <w:rFonts w:ascii="楷体" w:eastAsia="楷体" w:hAnsi="楷体" w:hint="eastAsia"/>
        </w:rPr>
        <w:t>商家的地方进行标红，鼠标滑上去可查看具体数据信息。</w:t>
      </w:r>
    </w:p>
    <w:p w:rsidR="00057E10" w:rsidRPr="00057E10" w:rsidRDefault="007B6E75" w:rsidP="00FE2C45">
      <w:pPr>
        <w:jc w:val="left"/>
        <w:rPr>
          <w:rFonts w:ascii="楷体" w:eastAsia="楷体" w:hAnsi="楷体"/>
          <w:color w:val="808080" w:themeColor="background1" w:themeShade="80"/>
        </w:rPr>
      </w:pPr>
      <w:r>
        <w:rPr>
          <w:rFonts w:ascii="楷体" w:eastAsia="楷体" w:hAnsi="楷体"/>
          <w:noProof/>
          <w:color w:val="808080" w:themeColor="background1" w:themeShade="80"/>
        </w:rPr>
        <w:drawing>
          <wp:inline distT="0" distB="0" distL="0" distR="0">
            <wp:extent cx="5279663" cy="187650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1874605"/>
                    </a:xfrm>
                    <a:prstGeom prst="rect">
                      <a:avLst/>
                    </a:prstGeom>
                  </pic:spPr>
                </pic:pic>
              </a:graphicData>
            </a:graphic>
          </wp:inline>
        </w:drawing>
      </w:r>
    </w:p>
    <w:p w:rsidR="00CB4D05" w:rsidRDefault="00B24BE0" w:rsidP="00FE2C45">
      <w:pPr>
        <w:jc w:val="left"/>
        <w:rPr>
          <w:rFonts w:ascii="楷体" w:eastAsia="楷体" w:hAnsi="楷体"/>
          <w:b/>
        </w:rPr>
      </w:pPr>
      <w:r>
        <w:rPr>
          <w:rFonts w:ascii="楷体" w:eastAsia="楷体" w:hAnsi="楷体" w:hint="eastAsia"/>
          <w:b/>
        </w:rPr>
        <w:t>3</w:t>
      </w:r>
      <w:r w:rsidR="00B57724" w:rsidRPr="00B57724">
        <w:rPr>
          <w:rFonts w:ascii="楷体" w:eastAsia="楷体" w:hAnsi="楷体" w:hint="eastAsia"/>
          <w:b/>
        </w:rPr>
        <w:t>-</w:t>
      </w:r>
      <w:r>
        <w:rPr>
          <w:rFonts w:ascii="楷体" w:eastAsia="楷体" w:hAnsi="楷体" w:hint="eastAsia"/>
          <w:b/>
        </w:rPr>
        <w:t>1</w:t>
      </w:r>
      <w:r w:rsidR="00B57724">
        <w:rPr>
          <w:rFonts w:ascii="楷体" w:eastAsia="楷体" w:hAnsi="楷体" w:hint="eastAsia"/>
          <w:b/>
        </w:rPr>
        <w:t xml:space="preserve"> 商品</w:t>
      </w:r>
      <w:r w:rsidR="005521EB">
        <w:rPr>
          <w:rFonts w:ascii="楷体" w:eastAsia="楷体" w:hAnsi="楷体" w:hint="eastAsia"/>
          <w:b/>
        </w:rPr>
        <w:t>分类（</w:t>
      </w:r>
      <w:r w:rsidR="00B57724">
        <w:rPr>
          <w:rFonts w:ascii="楷体" w:eastAsia="楷体" w:hAnsi="楷体" w:hint="eastAsia"/>
          <w:b/>
        </w:rPr>
        <w:t>价格标签分布</w:t>
      </w:r>
      <w:r w:rsidR="005521EB">
        <w:rPr>
          <w:rFonts w:ascii="楷体" w:eastAsia="楷体" w:hAnsi="楷体" w:hint="eastAsia"/>
          <w:b/>
        </w:rPr>
        <w:t>）</w:t>
      </w:r>
    </w:p>
    <w:p w:rsidR="00B57724" w:rsidRDefault="00B57724" w:rsidP="00FE2C45">
      <w:pPr>
        <w:jc w:val="left"/>
        <w:rPr>
          <w:rFonts w:ascii="楷体" w:eastAsia="楷体" w:hAnsi="楷体"/>
          <w:b/>
        </w:rPr>
      </w:pPr>
      <w:r>
        <w:rPr>
          <w:rFonts w:ascii="楷体" w:eastAsia="楷体" w:hAnsi="楷体" w:hint="eastAsia"/>
        </w:rPr>
        <w:lastRenderedPageBreak/>
        <w:t>基于流量、弹性而学习得出的商品价格标签，会在这里进行统一展示，并且告诉商家该店铺内所有商品的价格标签和对应的SKU数量。</w:t>
      </w:r>
    </w:p>
    <w:p w:rsidR="00C32B68" w:rsidRPr="00071205" w:rsidRDefault="00C32B68" w:rsidP="00FE2C45">
      <w:pPr>
        <w:jc w:val="left"/>
        <w:rPr>
          <w:rFonts w:ascii="楷体" w:eastAsia="楷体" w:hAnsi="楷体"/>
          <w:color w:val="FF0000"/>
        </w:rPr>
      </w:pPr>
      <w:r w:rsidRPr="00071205">
        <w:rPr>
          <w:rFonts w:ascii="楷体" w:eastAsia="楷体" w:hAnsi="楷体" w:hint="eastAsia"/>
          <w:color w:val="FF0000"/>
        </w:rPr>
        <w:t>通过流量和弹性来判断SKU标签的计算方法：</w:t>
      </w:r>
    </w:p>
    <w:p w:rsidR="00071205" w:rsidRDefault="002243BF" w:rsidP="00C32B68">
      <w:pPr>
        <w:pStyle w:val="a6"/>
        <w:numPr>
          <w:ilvl w:val="0"/>
          <w:numId w:val="38"/>
        </w:numPr>
        <w:ind w:firstLineChars="0"/>
        <w:jc w:val="left"/>
        <w:rPr>
          <w:rFonts w:ascii="楷体" w:eastAsia="楷体" w:hAnsi="楷体"/>
          <w:color w:val="FF0000"/>
        </w:rPr>
      </w:pPr>
      <w:r w:rsidRPr="00071205">
        <w:rPr>
          <w:rFonts w:ascii="楷体" w:eastAsia="楷体" w:hAnsi="楷体" w:hint="eastAsia"/>
          <w:color w:val="FF0000"/>
        </w:rPr>
        <w:t>判断</w:t>
      </w:r>
      <w:r w:rsidR="00AC3C32" w:rsidRPr="00071205">
        <w:rPr>
          <w:rFonts w:ascii="楷体" w:eastAsia="楷体" w:hAnsi="楷体" w:hint="eastAsia"/>
          <w:color w:val="FF0000"/>
        </w:rPr>
        <w:t>流量</w:t>
      </w:r>
      <w:r w:rsidRPr="00071205">
        <w:rPr>
          <w:rFonts w:ascii="楷体" w:eastAsia="楷体" w:hAnsi="楷体" w:hint="eastAsia"/>
          <w:color w:val="FF0000"/>
        </w:rPr>
        <w:t>高低</w:t>
      </w:r>
      <w:r w:rsidR="00AC3C32" w:rsidRPr="00071205">
        <w:rPr>
          <w:rFonts w:ascii="楷体" w:eastAsia="楷体" w:hAnsi="楷体" w:hint="eastAsia"/>
          <w:color w:val="FF0000"/>
        </w:rPr>
        <w:t>：</w:t>
      </w:r>
    </w:p>
    <w:p w:rsidR="00AC3C32" w:rsidRPr="00071205" w:rsidRDefault="00D30BBE" w:rsidP="00071205">
      <w:pPr>
        <w:pStyle w:val="a6"/>
        <w:ind w:left="420" w:firstLineChars="0" w:firstLine="0"/>
        <w:jc w:val="left"/>
        <w:rPr>
          <w:rFonts w:ascii="楷体" w:eastAsia="楷体" w:hAnsi="楷体"/>
          <w:color w:val="FF0000"/>
        </w:rPr>
      </w:pPr>
      <w:r w:rsidRPr="00071205">
        <w:rPr>
          <w:rFonts w:ascii="楷体" w:eastAsia="楷体" w:hAnsi="楷体" w:hint="eastAsia"/>
          <w:color w:val="FF0000"/>
        </w:rPr>
        <w:t>选取一个</w:t>
      </w:r>
      <w:r w:rsidR="00E111F1">
        <w:rPr>
          <w:rFonts w:ascii="楷体" w:eastAsia="楷体" w:hAnsi="楷体" w:hint="eastAsia"/>
          <w:color w:val="FF0000"/>
        </w:rPr>
        <w:t>店铺</w:t>
      </w:r>
      <w:r w:rsidRPr="00071205">
        <w:rPr>
          <w:rFonts w:ascii="楷体" w:eastAsia="楷体" w:hAnsi="楷体" w:hint="eastAsia"/>
          <w:color w:val="FF0000"/>
        </w:rPr>
        <w:t>下的所有SKU，</w:t>
      </w:r>
      <w:r w:rsidR="00E111F1">
        <w:rPr>
          <w:rFonts w:ascii="楷体" w:eastAsia="楷体" w:hAnsi="楷体" w:hint="eastAsia"/>
          <w:color w:val="FF0000"/>
        </w:rPr>
        <w:t>以weekly为计算周期，看这个店铺的总PV到各个SKU的分配情况</w:t>
      </w:r>
      <w:r w:rsidRPr="00071205">
        <w:rPr>
          <w:rFonts w:ascii="楷体" w:eastAsia="楷体" w:hAnsi="楷体" w:hint="eastAsia"/>
          <w:color w:val="FF0000"/>
        </w:rPr>
        <w:t>。</w:t>
      </w:r>
      <w:r w:rsidR="00E111F1">
        <w:rPr>
          <w:rFonts w:ascii="楷体" w:eastAsia="楷体" w:hAnsi="楷体" w:hint="eastAsia"/>
          <w:color w:val="FF0000"/>
        </w:rPr>
        <w:t>然后计算各SKU实际PV占比，取</w:t>
      </w:r>
      <w:r w:rsidR="00071205" w:rsidRPr="00071205">
        <w:rPr>
          <w:rFonts w:ascii="楷体" w:eastAsia="楷体" w:hAnsi="楷体" w:hint="eastAsia"/>
          <w:color w:val="FF0000"/>
        </w:rPr>
        <w:t>高于</w:t>
      </w:r>
      <w:r w:rsidR="002C40A4">
        <w:rPr>
          <w:rFonts w:ascii="楷体" w:eastAsia="楷体" w:hAnsi="楷体" w:hint="eastAsia"/>
          <w:color w:val="FF0000"/>
        </w:rPr>
        <w:t>一定阈限的（此处可定义为90分位）</w:t>
      </w:r>
      <w:r w:rsidR="00071205" w:rsidRPr="00071205">
        <w:rPr>
          <w:rFonts w:ascii="楷体" w:eastAsia="楷体" w:hAnsi="楷体" w:hint="eastAsia"/>
          <w:color w:val="FF0000"/>
        </w:rPr>
        <w:t>认为是高流量、低于</w:t>
      </w:r>
      <w:r w:rsidR="002C40A4">
        <w:rPr>
          <w:rFonts w:ascii="楷体" w:eastAsia="楷体" w:hAnsi="楷体" w:hint="eastAsia"/>
          <w:color w:val="FF0000"/>
        </w:rPr>
        <w:t>该阈限</w:t>
      </w:r>
      <w:r w:rsidR="00071205" w:rsidRPr="00071205">
        <w:rPr>
          <w:rFonts w:ascii="楷体" w:eastAsia="楷体" w:hAnsi="楷体" w:hint="eastAsia"/>
          <w:color w:val="FF0000"/>
        </w:rPr>
        <w:t>认为是低流量。</w:t>
      </w:r>
    </w:p>
    <w:p w:rsidR="00960367" w:rsidRDefault="002243BF" w:rsidP="00C32B68">
      <w:pPr>
        <w:pStyle w:val="a6"/>
        <w:numPr>
          <w:ilvl w:val="0"/>
          <w:numId w:val="38"/>
        </w:numPr>
        <w:ind w:firstLineChars="0"/>
        <w:jc w:val="left"/>
        <w:rPr>
          <w:rFonts w:ascii="楷体" w:eastAsia="楷体" w:hAnsi="楷体"/>
          <w:color w:val="FF0000"/>
        </w:rPr>
      </w:pPr>
      <w:r w:rsidRPr="00071205">
        <w:rPr>
          <w:rFonts w:ascii="楷体" w:eastAsia="楷体" w:hAnsi="楷体" w:hint="eastAsia"/>
          <w:color w:val="FF0000"/>
        </w:rPr>
        <w:t>判断弹性高低：</w:t>
      </w:r>
    </w:p>
    <w:p w:rsidR="00960367" w:rsidRPr="00392D49" w:rsidRDefault="00960367" w:rsidP="00960367">
      <w:pPr>
        <w:pStyle w:val="a6"/>
        <w:ind w:left="420" w:firstLineChars="0" w:firstLine="0"/>
        <w:jc w:val="left"/>
        <w:rPr>
          <w:rFonts w:ascii="楷体" w:eastAsia="楷体" w:hAnsi="楷体"/>
          <w:color w:val="808080" w:themeColor="background1" w:themeShade="80"/>
        </w:rPr>
      </w:pPr>
      <w:r w:rsidRPr="00392D49">
        <w:rPr>
          <w:rFonts w:ascii="楷体" w:eastAsia="楷体" w:hAnsi="楷体" w:hint="eastAsia"/>
          <w:color w:val="808080" w:themeColor="background1" w:themeShade="80"/>
        </w:rPr>
        <w:t>选定一个</w:t>
      </w:r>
      <w:r w:rsidR="00E111F1" w:rsidRPr="00392D49">
        <w:rPr>
          <w:rFonts w:ascii="楷体" w:eastAsia="楷体" w:hAnsi="楷体" w:hint="eastAsia"/>
          <w:color w:val="808080" w:themeColor="background1" w:themeShade="80"/>
        </w:rPr>
        <w:t>店铺</w:t>
      </w:r>
      <w:r w:rsidRPr="00392D49">
        <w:rPr>
          <w:rFonts w:ascii="楷体" w:eastAsia="楷体" w:hAnsi="楷体" w:hint="eastAsia"/>
          <w:color w:val="808080" w:themeColor="background1" w:themeShade="80"/>
        </w:rPr>
        <w:t>下的所有SKU，取其弹性，从</w:t>
      </w:r>
      <w:r w:rsidR="00F67106" w:rsidRPr="00392D49">
        <w:rPr>
          <w:rFonts w:ascii="楷体" w:eastAsia="楷体" w:hAnsi="楷体" w:hint="eastAsia"/>
          <w:color w:val="808080" w:themeColor="background1" w:themeShade="80"/>
        </w:rPr>
        <w:t>低到高</w:t>
      </w:r>
      <w:r w:rsidRPr="00392D49">
        <w:rPr>
          <w:rFonts w:ascii="楷体" w:eastAsia="楷体" w:hAnsi="楷体" w:hint="eastAsia"/>
          <w:color w:val="808080" w:themeColor="background1" w:themeShade="80"/>
        </w:rPr>
        <w:t>排序，取3/4分位处的值，</w:t>
      </w:r>
      <w:r w:rsidR="00F67106" w:rsidRPr="00392D49">
        <w:rPr>
          <w:rFonts w:ascii="楷体" w:eastAsia="楷体" w:hAnsi="楷体" w:hint="eastAsia"/>
          <w:color w:val="808080" w:themeColor="background1" w:themeShade="80"/>
        </w:rPr>
        <w:t>大</w:t>
      </w:r>
      <w:r w:rsidRPr="00392D49">
        <w:rPr>
          <w:rFonts w:ascii="楷体" w:eastAsia="楷体" w:hAnsi="楷体" w:hint="eastAsia"/>
          <w:color w:val="808080" w:themeColor="background1" w:themeShade="80"/>
        </w:rPr>
        <w:t>于这个值为</w:t>
      </w:r>
      <w:r w:rsidR="00F67106" w:rsidRPr="00392D49">
        <w:rPr>
          <w:rFonts w:ascii="楷体" w:eastAsia="楷体" w:hAnsi="楷体" w:hint="eastAsia"/>
          <w:color w:val="808080" w:themeColor="background1" w:themeShade="80"/>
        </w:rPr>
        <w:t>低</w:t>
      </w:r>
      <w:r w:rsidRPr="00392D49">
        <w:rPr>
          <w:rFonts w:ascii="楷体" w:eastAsia="楷体" w:hAnsi="楷体" w:hint="eastAsia"/>
          <w:color w:val="808080" w:themeColor="background1" w:themeShade="80"/>
        </w:rPr>
        <w:t>弹性，</w:t>
      </w:r>
      <w:r w:rsidR="00F67106" w:rsidRPr="00392D49">
        <w:rPr>
          <w:rFonts w:ascii="楷体" w:eastAsia="楷体" w:hAnsi="楷体" w:hint="eastAsia"/>
          <w:color w:val="808080" w:themeColor="background1" w:themeShade="80"/>
        </w:rPr>
        <w:t>小</w:t>
      </w:r>
      <w:r w:rsidRPr="00392D49">
        <w:rPr>
          <w:rFonts w:ascii="楷体" w:eastAsia="楷体" w:hAnsi="楷体" w:hint="eastAsia"/>
          <w:color w:val="808080" w:themeColor="background1" w:themeShade="80"/>
        </w:rPr>
        <w:t>于这个值为</w:t>
      </w:r>
      <w:r w:rsidR="00F67106" w:rsidRPr="00392D49">
        <w:rPr>
          <w:rFonts w:ascii="楷体" w:eastAsia="楷体" w:hAnsi="楷体" w:hint="eastAsia"/>
          <w:color w:val="808080" w:themeColor="background1" w:themeShade="80"/>
        </w:rPr>
        <w:t>高</w:t>
      </w:r>
      <w:r w:rsidRPr="00392D49">
        <w:rPr>
          <w:rFonts w:ascii="楷体" w:eastAsia="楷体" w:hAnsi="楷体" w:hint="eastAsia"/>
          <w:color w:val="808080" w:themeColor="background1" w:themeShade="80"/>
        </w:rPr>
        <w:t>弹性。</w:t>
      </w:r>
    </w:p>
    <w:p w:rsidR="00B57724" w:rsidRDefault="00B57724" w:rsidP="00FE2C45">
      <w:pPr>
        <w:jc w:val="left"/>
        <w:rPr>
          <w:rFonts w:ascii="楷体" w:eastAsia="楷体" w:hAnsi="楷体"/>
          <w:b/>
        </w:rPr>
      </w:pPr>
      <w:r>
        <w:rPr>
          <w:noProof/>
        </w:rPr>
        <w:drawing>
          <wp:inline distT="0" distB="0" distL="0" distR="0" wp14:anchorId="4D89D650" wp14:editId="45FBF6D1">
            <wp:extent cx="5274310" cy="127950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279509"/>
                    </a:xfrm>
                    <a:prstGeom prst="rect">
                      <a:avLst/>
                    </a:prstGeom>
                  </pic:spPr>
                </pic:pic>
              </a:graphicData>
            </a:graphic>
          </wp:inline>
        </w:drawing>
      </w:r>
    </w:p>
    <w:p w:rsidR="00B57724" w:rsidRDefault="00B57724" w:rsidP="00FE2C45">
      <w:pPr>
        <w:jc w:val="left"/>
        <w:rPr>
          <w:rFonts w:ascii="楷体" w:eastAsia="楷体" w:hAnsi="楷体"/>
          <w:b/>
        </w:rPr>
      </w:pPr>
    </w:p>
    <w:p w:rsidR="00B24BE0" w:rsidRDefault="00B24BE0" w:rsidP="00B24BE0">
      <w:pPr>
        <w:jc w:val="center"/>
        <w:rPr>
          <w:rFonts w:ascii="楷体" w:eastAsia="楷体" w:hAnsi="楷体"/>
        </w:rPr>
      </w:pPr>
      <w:r w:rsidRPr="00B24BE0">
        <w:rPr>
          <w:rFonts w:ascii="楷体" w:eastAsia="楷体" w:hAnsi="楷体" w:hint="eastAsia"/>
          <w:highlight w:val="yellow"/>
        </w:rPr>
        <w:t>竞争分析</w:t>
      </w:r>
    </w:p>
    <w:p w:rsidR="00B57724" w:rsidRPr="00B57724" w:rsidRDefault="00B57724" w:rsidP="00FE2C45">
      <w:pPr>
        <w:jc w:val="left"/>
        <w:rPr>
          <w:rFonts w:ascii="楷体" w:eastAsia="楷体" w:hAnsi="楷体"/>
          <w:b/>
        </w:rPr>
      </w:pPr>
    </w:p>
    <w:p w:rsidR="00CB4D05" w:rsidRPr="00B24BE0" w:rsidRDefault="0078505A" w:rsidP="00FE2C45">
      <w:pPr>
        <w:jc w:val="left"/>
        <w:rPr>
          <w:rFonts w:ascii="楷体" w:eastAsia="楷体" w:hAnsi="楷体"/>
          <w:b/>
        </w:rPr>
      </w:pPr>
      <w:r w:rsidRPr="00B24BE0">
        <w:rPr>
          <w:rFonts w:ascii="楷体" w:eastAsia="楷体" w:hAnsi="楷体" w:hint="eastAsia"/>
          <w:b/>
        </w:rPr>
        <w:t>1</w:t>
      </w:r>
      <w:r w:rsidR="00B24BE0" w:rsidRPr="00B24BE0">
        <w:rPr>
          <w:rFonts w:ascii="楷体" w:eastAsia="楷体" w:hAnsi="楷体" w:hint="eastAsia"/>
          <w:b/>
        </w:rPr>
        <w:t>、竞争商家分析</w:t>
      </w:r>
    </w:p>
    <w:p w:rsidR="0061690D" w:rsidRDefault="00392D49" w:rsidP="00FE2C45">
      <w:pPr>
        <w:jc w:val="left"/>
        <w:rPr>
          <w:rFonts w:ascii="楷体" w:eastAsia="楷体" w:hAnsi="楷体"/>
        </w:rPr>
      </w:pPr>
      <w:r>
        <w:rPr>
          <w:rFonts w:ascii="楷体" w:eastAsia="楷体" w:hAnsi="楷体"/>
          <w:noProof/>
        </w:rPr>
        <w:drawing>
          <wp:inline distT="0" distB="0" distL="0" distR="0">
            <wp:extent cx="5274310" cy="26225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622550"/>
                    </a:xfrm>
                    <a:prstGeom prst="rect">
                      <a:avLst/>
                    </a:prstGeom>
                  </pic:spPr>
                </pic:pic>
              </a:graphicData>
            </a:graphic>
          </wp:inline>
        </w:drawing>
      </w:r>
    </w:p>
    <w:p w:rsidR="0061690D" w:rsidRPr="00D74BCC" w:rsidRDefault="0061690D" w:rsidP="0061690D">
      <w:pPr>
        <w:jc w:val="left"/>
        <w:rPr>
          <w:rFonts w:ascii="楷体" w:eastAsia="楷体" w:hAnsi="楷体"/>
        </w:rPr>
      </w:pPr>
      <w:r>
        <w:rPr>
          <w:rFonts w:ascii="楷体" w:eastAsia="楷体" w:hAnsi="楷体" w:hint="eastAsia"/>
        </w:rPr>
        <w:t>1</w:t>
      </w:r>
      <w:r w:rsidRPr="00D74BCC">
        <w:rPr>
          <w:rFonts w:ascii="楷体" w:eastAsia="楷体" w:hAnsi="楷体" w:hint="eastAsia"/>
        </w:rPr>
        <w:t>-1 竞争商家看板</w:t>
      </w:r>
    </w:p>
    <w:p w:rsidR="0061690D" w:rsidRPr="00D74BCC" w:rsidRDefault="0061690D" w:rsidP="0061690D">
      <w:pPr>
        <w:jc w:val="left"/>
        <w:rPr>
          <w:rFonts w:ascii="楷体" w:eastAsia="楷体" w:hAnsi="楷体"/>
        </w:rPr>
      </w:pPr>
      <w:r w:rsidRPr="00D74BCC">
        <w:rPr>
          <w:rFonts w:ascii="楷体" w:eastAsia="楷体" w:hAnsi="楷体" w:hint="eastAsia"/>
        </w:rPr>
        <w:t>这里，我们为商家提供的是一份基于相似性学习算法而给出的相似商家看板。三种相似性学习方法分别是：</w:t>
      </w:r>
    </w:p>
    <w:p w:rsidR="0061690D" w:rsidRPr="00AD16C1" w:rsidRDefault="0061690D" w:rsidP="00AD16C1">
      <w:pPr>
        <w:pStyle w:val="a6"/>
        <w:numPr>
          <w:ilvl w:val="0"/>
          <w:numId w:val="34"/>
        </w:numPr>
        <w:ind w:firstLineChars="0"/>
        <w:jc w:val="left"/>
        <w:rPr>
          <w:rFonts w:ascii="楷体" w:eastAsia="楷体" w:hAnsi="楷体"/>
        </w:rPr>
      </w:pPr>
      <w:r w:rsidRPr="00AD16C1">
        <w:rPr>
          <w:rFonts w:ascii="楷体" w:eastAsia="楷体" w:hAnsi="楷体" w:hint="eastAsia"/>
        </w:rPr>
        <w:t>通过分析用户在一段时间内商家之间的点击流跳转情况，确定商家之间相似性</w:t>
      </w:r>
      <w:r w:rsidR="00F67106">
        <w:rPr>
          <w:rFonts w:ascii="楷体" w:eastAsia="楷体" w:hAnsi="楷体" w:hint="eastAsia"/>
        </w:rPr>
        <w:t>；</w:t>
      </w:r>
    </w:p>
    <w:p w:rsidR="0061690D" w:rsidRPr="00AD16C1" w:rsidRDefault="0061690D" w:rsidP="00AD16C1">
      <w:pPr>
        <w:pStyle w:val="a6"/>
        <w:numPr>
          <w:ilvl w:val="0"/>
          <w:numId w:val="34"/>
        </w:numPr>
        <w:ind w:firstLineChars="0"/>
        <w:jc w:val="left"/>
        <w:rPr>
          <w:rFonts w:ascii="楷体" w:eastAsia="楷体" w:hAnsi="楷体"/>
        </w:rPr>
      </w:pPr>
      <w:r w:rsidRPr="00AD16C1">
        <w:rPr>
          <w:rFonts w:ascii="楷体" w:eastAsia="楷体" w:hAnsi="楷体" w:hint="eastAsia"/>
        </w:rPr>
        <w:t>通过分析不同商家之间，所有的SKU重合度达到</w:t>
      </w:r>
      <w:r w:rsidR="00187508">
        <w:rPr>
          <w:rFonts w:ascii="楷体" w:eastAsia="楷体" w:hAnsi="楷体" w:hint="eastAsia"/>
        </w:rPr>
        <w:t>一定比例以上</w:t>
      </w:r>
      <w:r w:rsidR="00187508" w:rsidRPr="00187508">
        <w:rPr>
          <w:rFonts w:ascii="楷体" w:eastAsia="楷体" w:hAnsi="楷体" w:hint="eastAsia"/>
          <w:color w:val="FF0000"/>
        </w:rPr>
        <w:t>（大于</w:t>
      </w:r>
      <w:r w:rsidR="00187508">
        <w:rPr>
          <w:rFonts w:ascii="楷体" w:eastAsia="楷体" w:hAnsi="楷体" w:hint="eastAsia"/>
          <w:color w:val="FF0000"/>
        </w:rPr>
        <w:t>5</w:t>
      </w:r>
      <w:r w:rsidR="00187508" w:rsidRPr="00187508">
        <w:rPr>
          <w:rFonts w:ascii="楷体" w:eastAsia="楷体" w:hAnsi="楷体" w:hint="eastAsia"/>
          <w:color w:val="FF0000"/>
        </w:rPr>
        <w:t>0%）</w:t>
      </w:r>
      <w:r w:rsidRPr="00AD16C1">
        <w:rPr>
          <w:rFonts w:ascii="楷体" w:eastAsia="楷体" w:hAnsi="楷体" w:hint="eastAsia"/>
        </w:rPr>
        <w:t>的，确定商家</w:t>
      </w:r>
      <w:proofErr w:type="gramStart"/>
      <w:r w:rsidRPr="00AD16C1">
        <w:rPr>
          <w:rFonts w:ascii="楷体" w:eastAsia="楷体" w:hAnsi="楷体" w:hint="eastAsia"/>
        </w:rPr>
        <w:t>间具备</w:t>
      </w:r>
      <w:proofErr w:type="gramEnd"/>
      <w:r w:rsidRPr="00AD16C1">
        <w:rPr>
          <w:rFonts w:ascii="楷体" w:eastAsia="楷体" w:hAnsi="楷体" w:hint="eastAsia"/>
        </w:rPr>
        <w:t>相似性</w:t>
      </w:r>
      <w:r w:rsidR="00F67106">
        <w:rPr>
          <w:rFonts w:ascii="楷体" w:eastAsia="楷体" w:hAnsi="楷体" w:hint="eastAsia"/>
        </w:rPr>
        <w:t>；</w:t>
      </w:r>
    </w:p>
    <w:p w:rsidR="0061690D" w:rsidRPr="00AD16C1" w:rsidRDefault="0061690D" w:rsidP="00AD16C1">
      <w:pPr>
        <w:pStyle w:val="a6"/>
        <w:numPr>
          <w:ilvl w:val="0"/>
          <w:numId w:val="34"/>
        </w:numPr>
        <w:ind w:firstLineChars="0"/>
        <w:jc w:val="left"/>
        <w:rPr>
          <w:rFonts w:ascii="楷体" w:eastAsia="楷体" w:hAnsi="楷体"/>
        </w:rPr>
      </w:pPr>
      <w:r w:rsidRPr="00AD16C1">
        <w:rPr>
          <w:rFonts w:ascii="楷体" w:eastAsia="楷体" w:hAnsi="楷体" w:hint="eastAsia"/>
        </w:rPr>
        <w:t>通过分析在同一个三级品类或品牌下，商家销售GMV规模相近的情况，确定商家</w:t>
      </w:r>
      <w:proofErr w:type="gramStart"/>
      <w:r w:rsidRPr="00AD16C1">
        <w:rPr>
          <w:rFonts w:ascii="楷体" w:eastAsia="楷体" w:hAnsi="楷体" w:hint="eastAsia"/>
        </w:rPr>
        <w:t>间具备</w:t>
      </w:r>
      <w:proofErr w:type="gramEnd"/>
      <w:r w:rsidRPr="00AD16C1">
        <w:rPr>
          <w:rFonts w:ascii="楷体" w:eastAsia="楷体" w:hAnsi="楷体" w:hint="eastAsia"/>
        </w:rPr>
        <w:t>相似性。</w:t>
      </w:r>
    </w:p>
    <w:p w:rsidR="0061690D" w:rsidRDefault="0061690D" w:rsidP="0061690D">
      <w:pPr>
        <w:jc w:val="left"/>
        <w:rPr>
          <w:rFonts w:ascii="楷体" w:eastAsia="楷体" w:hAnsi="楷体"/>
        </w:rPr>
      </w:pPr>
      <w:r w:rsidRPr="00D74BCC">
        <w:rPr>
          <w:rFonts w:ascii="楷体" w:eastAsia="楷体" w:hAnsi="楷体" w:hint="eastAsia"/>
        </w:rPr>
        <w:t>三种方法学习出来的交集，可以认为是相似性商家。</w:t>
      </w:r>
    </w:p>
    <w:p w:rsidR="00187508" w:rsidRDefault="00187508" w:rsidP="0061690D">
      <w:pPr>
        <w:jc w:val="left"/>
        <w:rPr>
          <w:rFonts w:ascii="楷体" w:eastAsia="楷体" w:hAnsi="楷体" w:hint="eastAsia"/>
        </w:rPr>
      </w:pPr>
    </w:p>
    <w:p w:rsidR="00F561A4" w:rsidRPr="00D74BCC" w:rsidRDefault="00187508" w:rsidP="0061690D">
      <w:pPr>
        <w:jc w:val="left"/>
        <w:rPr>
          <w:rFonts w:ascii="楷体" w:eastAsia="楷体" w:hAnsi="楷体"/>
        </w:rPr>
      </w:pPr>
      <w:r>
        <w:rPr>
          <w:rFonts w:ascii="楷体" w:eastAsia="楷体" w:hAnsi="楷体" w:hint="eastAsia"/>
        </w:rPr>
        <w:t>注意：1、</w:t>
      </w:r>
      <w:r w:rsidR="00F561A4">
        <w:rPr>
          <w:rFonts w:ascii="楷体" w:eastAsia="楷体" w:hAnsi="楷体" w:hint="eastAsia"/>
        </w:rPr>
        <w:t>每一种学习方法对应一个筛选功能。系统默认三个筛选功能同时选择</w:t>
      </w:r>
      <w:r w:rsidR="001C34D5">
        <w:rPr>
          <w:rFonts w:ascii="楷体" w:eastAsia="楷体" w:hAnsi="楷体" w:hint="eastAsia"/>
        </w:rPr>
        <w:t>。</w:t>
      </w:r>
      <w:r w:rsidR="001C34D5" w:rsidRPr="00D74BCC">
        <w:rPr>
          <w:rFonts w:ascii="楷体" w:eastAsia="楷体" w:hAnsi="楷体"/>
        </w:rPr>
        <w:t xml:space="preserve"> </w:t>
      </w:r>
    </w:p>
    <w:p w:rsidR="0061690D" w:rsidRDefault="00187508" w:rsidP="00FE2C45">
      <w:pPr>
        <w:jc w:val="left"/>
        <w:rPr>
          <w:rFonts w:ascii="楷体" w:eastAsia="楷体" w:hAnsi="楷体"/>
        </w:rPr>
      </w:pPr>
      <w:r>
        <w:rPr>
          <w:rFonts w:ascii="楷体" w:eastAsia="楷体" w:hAnsi="楷体" w:hint="eastAsia"/>
        </w:rPr>
        <w:t>2、</w:t>
      </w:r>
      <w:r w:rsidR="00945BCF">
        <w:rPr>
          <w:rFonts w:ascii="楷体" w:eastAsia="楷体" w:hAnsi="楷体" w:hint="eastAsia"/>
        </w:rPr>
        <w:t>这里，商家可以通过筛选功能，自定义不同的相似商家，系统将基于商家的选择，在下方的框格内展</w:t>
      </w:r>
      <w:r w:rsidR="00AD16C1">
        <w:rPr>
          <w:rFonts w:ascii="楷体" w:eastAsia="楷体" w:hAnsi="楷体" w:hint="eastAsia"/>
        </w:rPr>
        <w:t>示相似商家名单，</w:t>
      </w:r>
      <w:r w:rsidR="00C921BD">
        <w:rPr>
          <w:rFonts w:ascii="楷体" w:eastAsia="楷体" w:hAnsi="楷体" w:hint="eastAsia"/>
        </w:rPr>
        <w:t>该处被选择得出的</w:t>
      </w:r>
      <w:r w:rsidR="00C921BD" w:rsidRPr="00D74BCC">
        <w:rPr>
          <w:rFonts w:ascii="楷体" w:eastAsia="楷体" w:hAnsi="楷体" w:hint="eastAsia"/>
        </w:rPr>
        <w:t>竞争商家将为下一步的竞争商品分析提供</w:t>
      </w:r>
      <w:r w:rsidR="00C921BD">
        <w:rPr>
          <w:rFonts w:ascii="楷体" w:eastAsia="楷体" w:hAnsi="楷体" w:hint="eastAsia"/>
        </w:rPr>
        <w:t>价格的</w:t>
      </w:r>
      <w:r w:rsidR="00C921BD" w:rsidRPr="00D74BCC">
        <w:rPr>
          <w:rFonts w:ascii="楷体" w:eastAsia="楷体" w:hAnsi="楷体" w:hint="eastAsia"/>
        </w:rPr>
        <w:t>基础范围。</w:t>
      </w:r>
      <w:r w:rsidR="00AD16C1">
        <w:rPr>
          <w:rFonts w:ascii="楷体" w:eastAsia="楷体" w:hAnsi="楷体" w:hint="eastAsia"/>
        </w:rPr>
        <w:t>如果有多个商家，可以通过滑动框选择。同时，商家也可以选择导出商家列表到excel上进行查看。</w:t>
      </w:r>
    </w:p>
    <w:p w:rsidR="0083417B" w:rsidRDefault="0083417B" w:rsidP="00FE2C45">
      <w:pPr>
        <w:jc w:val="left"/>
        <w:rPr>
          <w:rFonts w:ascii="楷体" w:eastAsia="楷体" w:hAnsi="楷体"/>
        </w:rPr>
      </w:pPr>
    </w:p>
    <w:p w:rsidR="002D7E3E" w:rsidRDefault="002D7E3E" w:rsidP="00FE2C45">
      <w:pPr>
        <w:jc w:val="left"/>
        <w:rPr>
          <w:rFonts w:ascii="楷体" w:eastAsia="楷体" w:hAnsi="楷体"/>
          <w:i/>
          <w:color w:val="FF0000"/>
        </w:rPr>
      </w:pPr>
      <w:bookmarkStart w:id="10" w:name="OLE_LINK8"/>
      <w:bookmarkStart w:id="11" w:name="OLE_LINK9"/>
      <w:r>
        <w:rPr>
          <w:rFonts w:ascii="楷体" w:eastAsia="楷体" w:hAnsi="楷体" w:hint="eastAsia"/>
          <w:i/>
          <w:color w:val="FF0000"/>
        </w:rPr>
        <w:t>对于三种计算方法的说明补充：</w:t>
      </w:r>
    </w:p>
    <w:p w:rsidR="002D7E3E" w:rsidRDefault="002D7E3E" w:rsidP="00FE2C45">
      <w:pPr>
        <w:jc w:val="left"/>
        <w:rPr>
          <w:rFonts w:ascii="楷体" w:eastAsia="楷体" w:hAnsi="楷体"/>
          <w:i/>
          <w:color w:val="FF0000"/>
        </w:rPr>
      </w:pPr>
    </w:p>
    <w:p w:rsidR="008304DF" w:rsidRDefault="008304DF" w:rsidP="00FE2C45">
      <w:pPr>
        <w:jc w:val="left"/>
        <w:rPr>
          <w:rFonts w:ascii="楷体" w:eastAsia="楷体" w:hAnsi="楷体"/>
          <w:i/>
          <w:color w:val="FF0000"/>
        </w:rPr>
      </w:pPr>
      <w:r>
        <w:rPr>
          <w:rFonts w:ascii="楷体" w:eastAsia="楷体" w:hAnsi="楷体" w:hint="eastAsia"/>
          <w:i/>
          <w:color w:val="FF0000"/>
        </w:rPr>
        <w:t>替代性的商家计算逻辑：</w:t>
      </w:r>
      <w:r w:rsidR="002D7E3E">
        <w:rPr>
          <w:rFonts w:ascii="楷体" w:eastAsia="楷体" w:hAnsi="楷体" w:hint="eastAsia"/>
          <w:i/>
          <w:color w:val="FF0000"/>
        </w:rPr>
        <w:t>主体计算逻辑沿用switching的计算模型，计算商家和商家之间的替代率，该处考虑商家自身的数据完整性。保留商家VS商家自身的数据。</w:t>
      </w:r>
    </w:p>
    <w:p w:rsidR="008304DF" w:rsidRPr="008304DF" w:rsidRDefault="008304DF" w:rsidP="00FE2C45">
      <w:pPr>
        <w:jc w:val="left"/>
        <w:rPr>
          <w:rFonts w:ascii="楷体" w:eastAsia="楷体" w:hAnsi="楷体"/>
          <w:i/>
          <w:color w:val="FF0000"/>
        </w:rPr>
      </w:pPr>
      <w:r>
        <w:rPr>
          <w:rFonts w:ascii="楷体" w:eastAsia="楷体" w:hAnsi="楷体" w:hint="eastAsia"/>
          <w:i/>
          <w:color w:val="FF0000"/>
        </w:rPr>
        <w:t>1、</w:t>
      </w:r>
      <w:proofErr w:type="gramStart"/>
      <w:r>
        <w:rPr>
          <w:rFonts w:ascii="楷体" w:eastAsia="楷体" w:hAnsi="楷体" w:hint="eastAsia"/>
          <w:i/>
          <w:color w:val="FF0000"/>
        </w:rPr>
        <w:t>取用户</w:t>
      </w:r>
      <w:proofErr w:type="gramEnd"/>
      <w:r>
        <w:rPr>
          <w:rFonts w:ascii="楷体" w:eastAsia="楷体" w:hAnsi="楷体" w:hint="eastAsia"/>
          <w:i/>
          <w:color w:val="FF0000"/>
        </w:rPr>
        <w:t>订单的session时间范围以三个月为主。2、在解析一段session里的SKU记录时，尽量按照三级品类或品牌为维度进行聚合之后再进行商家匹配。3、对计算出的跳转数据和点击数据异常偏低的情况进行干预或过滤，尽量排除数据样本不足造成的</w:t>
      </w:r>
      <w:r w:rsidR="002D7E3E">
        <w:rPr>
          <w:rFonts w:ascii="楷体" w:eastAsia="楷体" w:hAnsi="楷体" w:hint="eastAsia"/>
          <w:i/>
          <w:color w:val="FF0000"/>
        </w:rPr>
        <w:t>异常。</w:t>
      </w:r>
    </w:p>
    <w:p w:rsidR="008304DF" w:rsidRDefault="008304DF" w:rsidP="00FE2C45">
      <w:pPr>
        <w:jc w:val="left"/>
        <w:rPr>
          <w:rFonts w:ascii="楷体" w:eastAsia="楷体" w:hAnsi="楷体"/>
          <w:i/>
          <w:color w:val="FF0000"/>
        </w:rPr>
      </w:pPr>
    </w:p>
    <w:p w:rsidR="007D79AF" w:rsidRPr="008A7939" w:rsidRDefault="007D79AF" w:rsidP="00FE2C45">
      <w:pPr>
        <w:jc w:val="left"/>
        <w:rPr>
          <w:rFonts w:ascii="楷体" w:eastAsia="楷体" w:hAnsi="楷体"/>
          <w:i/>
          <w:color w:val="FF0000"/>
        </w:rPr>
      </w:pPr>
      <w:r w:rsidRPr="008A7939">
        <w:rPr>
          <w:rFonts w:ascii="楷体" w:eastAsia="楷体" w:hAnsi="楷体" w:hint="eastAsia"/>
          <w:i/>
          <w:color w:val="FF0000"/>
        </w:rPr>
        <w:t>SKU重合度达到</w:t>
      </w:r>
      <w:r w:rsidR="004B6348">
        <w:rPr>
          <w:rFonts w:ascii="楷体" w:eastAsia="楷体" w:hAnsi="楷体" w:hint="eastAsia"/>
          <w:i/>
          <w:color w:val="FF0000"/>
        </w:rPr>
        <w:t>8</w:t>
      </w:r>
      <w:r w:rsidRPr="008A7939">
        <w:rPr>
          <w:rFonts w:ascii="楷体" w:eastAsia="楷体" w:hAnsi="楷体" w:hint="eastAsia"/>
          <w:i/>
          <w:color w:val="FF0000"/>
        </w:rPr>
        <w:t>0%的商家</w:t>
      </w:r>
      <w:r w:rsidR="008A7939">
        <w:rPr>
          <w:rFonts w:ascii="楷体" w:eastAsia="楷体" w:hAnsi="楷体" w:hint="eastAsia"/>
          <w:i/>
          <w:color w:val="FF0000"/>
        </w:rPr>
        <w:t>计算逻辑：</w:t>
      </w:r>
    </w:p>
    <w:p w:rsidR="008A7939" w:rsidRPr="008A7939" w:rsidRDefault="008A7939" w:rsidP="00FE2C45">
      <w:pPr>
        <w:jc w:val="left"/>
        <w:rPr>
          <w:rFonts w:ascii="楷体" w:eastAsia="楷体" w:hAnsi="楷体"/>
          <w:i/>
          <w:color w:val="FF0000"/>
        </w:rPr>
      </w:pPr>
      <w:r w:rsidRPr="008A7939">
        <w:rPr>
          <w:rFonts w:ascii="楷体" w:eastAsia="楷体" w:hAnsi="楷体" w:hint="eastAsia"/>
          <w:i/>
          <w:color w:val="FF0000"/>
        </w:rPr>
        <w:t>宽松条件1：</w:t>
      </w:r>
      <w:r w:rsidR="007D79AF" w:rsidRPr="008A7939">
        <w:rPr>
          <w:rFonts w:ascii="楷体" w:eastAsia="楷体" w:hAnsi="楷体" w:hint="eastAsia"/>
          <w:i/>
          <w:color w:val="FF0000"/>
        </w:rPr>
        <w:t>当商家和商家之间的重合度出现较大差异时，以本商家SKU覆盖度为主，本商家SKU覆盖度高于50%，且同时比较商家的相似SKU在商家店铺总SKU占比达到50%时，认为其符合相似性。</w:t>
      </w:r>
    </w:p>
    <w:p w:rsidR="007D79AF" w:rsidRDefault="008A7939" w:rsidP="00FE2C45">
      <w:pPr>
        <w:jc w:val="left"/>
        <w:rPr>
          <w:rFonts w:ascii="楷体" w:eastAsia="楷体" w:hAnsi="楷体" w:hint="eastAsia"/>
          <w:i/>
          <w:color w:val="FF0000"/>
        </w:rPr>
      </w:pPr>
      <w:r w:rsidRPr="008A7939">
        <w:rPr>
          <w:rFonts w:ascii="楷体" w:eastAsia="楷体" w:hAnsi="楷体" w:hint="eastAsia"/>
          <w:i/>
          <w:color w:val="FF0000"/>
        </w:rPr>
        <w:t xml:space="preserve">宽松条件2： </w:t>
      </w:r>
      <w:r w:rsidR="007D79AF" w:rsidRPr="008A7939">
        <w:rPr>
          <w:rFonts w:ascii="楷体" w:eastAsia="楷体" w:hAnsi="楷体" w:hint="eastAsia"/>
          <w:i/>
          <w:color w:val="FF0000"/>
        </w:rPr>
        <w:t>进一步的，当本商家SKU覆盖</w:t>
      </w:r>
      <w:proofErr w:type="gramStart"/>
      <w:r w:rsidR="007D79AF" w:rsidRPr="008A7939">
        <w:rPr>
          <w:rFonts w:ascii="楷体" w:eastAsia="楷体" w:hAnsi="楷体" w:hint="eastAsia"/>
          <w:i/>
          <w:color w:val="FF0000"/>
        </w:rPr>
        <w:t>度数据</w:t>
      </w:r>
      <w:proofErr w:type="gramEnd"/>
      <w:r w:rsidR="007D79AF" w:rsidRPr="008A7939">
        <w:rPr>
          <w:rFonts w:ascii="楷体" w:eastAsia="楷体" w:hAnsi="楷体" w:hint="eastAsia"/>
          <w:i/>
          <w:color w:val="FF0000"/>
        </w:rPr>
        <w:t>不佳时，可以只取其重点SKU（取销量top100的SKU进行）的覆盖度</w:t>
      </w:r>
      <w:r w:rsidRPr="008A7939">
        <w:rPr>
          <w:rFonts w:ascii="楷体" w:eastAsia="楷体" w:hAnsi="楷体" w:hint="eastAsia"/>
          <w:i/>
          <w:color w:val="FF0000"/>
        </w:rPr>
        <w:t>来进行对比。</w:t>
      </w:r>
    </w:p>
    <w:p w:rsidR="004B6348" w:rsidRPr="008A7939" w:rsidRDefault="004B6348" w:rsidP="00FE2C45">
      <w:pPr>
        <w:jc w:val="left"/>
        <w:rPr>
          <w:rFonts w:ascii="楷体" w:eastAsia="楷体" w:hAnsi="楷体"/>
          <w:i/>
          <w:color w:val="FF0000"/>
        </w:rPr>
      </w:pPr>
      <w:r>
        <w:rPr>
          <w:rFonts w:ascii="楷体" w:eastAsia="楷体" w:hAnsi="楷体" w:hint="eastAsia"/>
          <w:i/>
          <w:color w:val="FF0000"/>
        </w:rPr>
        <w:t>宽松条件3：进一步的，当本商家SKU覆盖</w:t>
      </w:r>
      <w:proofErr w:type="gramStart"/>
      <w:r>
        <w:rPr>
          <w:rFonts w:ascii="楷体" w:eastAsia="楷体" w:hAnsi="楷体" w:hint="eastAsia"/>
          <w:i/>
          <w:color w:val="FF0000"/>
        </w:rPr>
        <w:t>度数据</w:t>
      </w:r>
      <w:proofErr w:type="gramEnd"/>
      <w:r>
        <w:rPr>
          <w:rFonts w:ascii="楷体" w:eastAsia="楷体" w:hAnsi="楷体" w:hint="eastAsia"/>
          <w:i/>
          <w:color w:val="FF0000"/>
        </w:rPr>
        <w:t>不佳时，可以放松至SPU级别</w:t>
      </w:r>
      <w:proofErr w:type="gramStart"/>
      <w:r>
        <w:rPr>
          <w:rFonts w:ascii="楷体" w:eastAsia="楷体" w:hAnsi="楷体" w:hint="eastAsia"/>
          <w:i/>
          <w:color w:val="FF0000"/>
        </w:rPr>
        <w:t>观察重</w:t>
      </w:r>
      <w:proofErr w:type="gramEnd"/>
      <w:r>
        <w:rPr>
          <w:rFonts w:ascii="楷体" w:eastAsia="楷体" w:hAnsi="楷体" w:hint="eastAsia"/>
          <w:i/>
          <w:color w:val="FF0000"/>
        </w:rPr>
        <w:t>合度。</w:t>
      </w:r>
    </w:p>
    <w:p w:rsidR="008A7939" w:rsidRDefault="008A7939" w:rsidP="00FE2C45">
      <w:pPr>
        <w:jc w:val="left"/>
        <w:rPr>
          <w:rFonts w:ascii="楷体" w:eastAsia="楷体" w:hAnsi="楷体"/>
        </w:rPr>
      </w:pPr>
    </w:p>
    <w:p w:rsidR="008A7939" w:rsidRDefault="008A7939" w:rsidP="00FE2C45">
      <w:pPr>
        <w:jc w:val="left"/>
        <w:rPr>
          <w:rFonts w:ascii="楷体" w:eastAsia="楷体" w:hAnsi="楷体"/>
          <w:i/>
          <w:color w:val="FF0000"/>
        </w:rPr>
      </w:pPr>
      <w:r>
        <w:rPr>
          <w:rFonts w:ascii="楷体" w:eastAsia="楷体" w:hAnsi="楷体" w:hint="eastAsia"/>
          <w:i/>
          <w:color w:val="FF0000"/>
        </w:rPr>
        <w:t>规模相似性的商家计算逻辑：</w:t>
      </w:r>
    </w:p>
    <w:p w:rsidR="008A7939" w:rsidRPr="008A7939" w:rsidRDefault="008304DF" w:rsidP="00FE2C45">
      <w:pPr>
        <w:jc w:val="left"/>
        <w:rPr>
          <w:rFonts w:ascii="楷体" w:eastAsia="楷体" w:hAnsi="楷体"/>
          <w:i/>
          <w:color w:val="FF0000"/>
        </w:rPr>
      </w:pPr>
      <w:r>
        <w:rPr>
          <w:rFonts w:ascii="楷体" w:eastAsia="楷体" w:hAnsi="楷体" w:hint="eastAsia"/>
          <w:i/>
          <w:color w:val="FF0000"/>
        </w:rPr>
        <w:t>对于不同规模的商家学习时，参考维度是三级品类或者品牌的GMV规模排序，在排序时会有两组数据，一组是品类级别的，一组是品牌级别的。此时以两个级别中较高者的排序作为本商家的规模排序依据。</w:t>
      </w:r>
    </w:p>
    <w:p w:rsidR="008A7939" w:rsidRPr="007D79AF" w:rsidRDefault="008A7939" w:rsidP="00FE2C45">
      <w:pPr>
        <w:jc w:val="left"/>
        <w:rPr>
          <w:rFonts w:ascii="楷体" w:eastAsia="楷体" w:hAnsi="楷体"/>
        </w:rPr>
      </w:pPr>
    </w:p>
    <w:p w:rsidR="002E0074" w:rsidRDefault="0083417B" w:rsidP="00FE2C45">
      <w:pPr>
        <w:jc w:val="left"/>
        <w:rPr>
          <w:rFonts w:ascii="楷体" w:eastAsia="楷体" w:hAnsi="楷体"/>
        </w:rPr>
      </w:pPr>
      <w:r>
        <w:rPr>
          <w:rFonts w:ascii="楷体" w:eastAsia="楷体" w:hAnsi="楷体" w:hint="eastAsia"/>
        </w:rPr>
        <w:t>如上述三种方法取出的商家数量</w:t>
      </w:r>
      <w:r w:rsidR="004B6348" w:rsidRPr="004B6348">
        <w:rPr>
          <w:rFonts w:ascii="楷体" w:eastAsia="楷体" w:hAnsi="楷体" w:hint="eastAsia"/>
          <w:b/>
          <w:color w:val="FF0000"/>
        </w:rPr>
        <w:t>&lt;=2</w:t>
      </w:r>
      <w:r w:rsidR="00B75EE6">
        <w:rPr>
          <w:rFonts w:ascii="楷体" w:eastAsia="楷体" w:hAnsi="楷体" w:hint="eastAsia"/>
        </w:rPr>
        <w:t>，系统同时需准备第二套备选商家</w:t>
      </w:r>
      <w:r w:rsidR="00F27C4F">
        <w:rPr>
          <w:rFonts w:ascii="楷体" w:eastAsia="楷体" w:hAnsi="楷体" w:hint="eastAsia"/>
        </w:rPr>
        <w:t>计算相似品。</w:t>
      </w:r>
    </w:p>
    <w:p w:rsidR="002E0074" w:rsidRDefault="002E0074" w:rsidP="00FE2C45">
      <w:pPr>
        <w:jc w:val="left"/>
        <w:rPr>
          <w:rFonts w:ascii="楷体" w:eastAsia="楷体" w:hAnsi="楷体"/>
        </w:rPr>
      </w:pPr>
      <w:bookmarkStart w:id="12" w:name="OLE_LINK7"/>
      <w:r>
        <w:rPr>
          <w:rFonts w:ascii="楷体" w:eastAsia="楷体" w:hAnsi="楷体" w:hint="eastAsia"/>
        </w:rPr>
        <w:t>基于A商家的近一个月销量TOP50的SKU，分析这些SKU所在的品类和品牌，然后去找对应品类和品牌的重点</w:t>
      </w:r>
      <w:r w:rsidRPr="002E0074">
        <w:rPr>
          <w:rFonts w:ascii="楷体" w:eastAsia="楷体" w:hAnsi="楷体" w:hint="eastAsia"/>
          <w:b/>
          <w:color w:val="FF0000"/>
        </w:rPr>
        <w:t>头部商家</w:t>
      </w:r>
      <w:r>
        <w:rPr>
          <w:rFonts w:ascii="楷体" w:eastAsia="楷体" w:hAnsi="楷体" w:hint="eastAsia"/>
          <w:b/>
          <w:color w:val="FF0000"/>
        </w:rPr>
        <w:t>，</w:t>
      </w:r>
      <w:r w:rsidRPr="002E0074">
        <w:rPr>
          <w:rFonts w:ascii="楷体" w:eastAsia="楷体" w:hAnsi="楷体" w:hint="eastAsia"/>
          <w:color w:val="000000" w:themeColor="text1"/>
        </w:rPr>
        <w:t>取得这些商家的所有SKU</w:t>
      </w:r>
      <w:r>
        <w:rPr>
          <w:rFonts w:ascii="楷体" w:eastAsia="楷体" w:hAnsi="楷体" w:hint="eastAsia"/>
          <w:color w:val="000000" w:themeColor="text1"/>
        </w:rPr>
        <w:t>之后，在其中寻找可以匹配TOP50的相似商品。</w:t>
      </w:r>
    </w:p>
    <w:bookmarkEnd w:id="10"/>
    <w:bookmarkEnd w:id="11"/>
    <w:bookmarkEnd w:id="12"/>
    <w:p w:rsidR="0083417B" w:rsidRDefault="0083417B" w:rsidP="00FE2C45">
      <w:pPr>
        <w:jc w:val="left"/>
        <w:rPr>
          <w:rFonts w:ascii="楷体" w:eastAsia="楷体" w:hAnsi="楷体"/>
        </w:rPr>
      </w:pPr>
    </w:p>
    <w:p w:rsidR="00CB4D05" w:rsidRDefault="00CB4D05" w:rsidP="00FE2C45">
      <w:pPr>
        <w:jc w:val="left"/>
        <w:rPr>
          <w:rFonts w:ascii="楷体" w:eastAsia="楷体" w:hAnsi="楷体"/>
          <w:color w:val="808080" w:themeColor="background1" w:themeShade="80"/>
        </w:rPr>
      </w:pPr>
    </w:p>
    <w:p w:rsidR="00CB4D05" w:rsidRPr="00D74BCC" w:rsidRDefault="00AD16C1" w:rsidP="00FE2C45">
      <w:pPr>
        <w:jc w:val="left"/>
        <w:rPr>
          <w:rFonts w:ascii="楷体" w:eastAsia="楷体" w:hAnsi="楷体"/>
        </w:rPr>
      </w:pPr>
      <w:r>
        <w:rPr>
          <w:rFonts w:ascii="楷体" w:eastAsia="楷体" w:hAnsi="楷体" w:hint="eastAsia"/>
        </w:rPr>
        <w:t>1-</w:t>
      </w:r>
      <w:r w:rsidR="0078505A" w:rsidRPr="00D74BCC">
        <w:rPr>
          <w:rFonts w:ascii="楷体" w:eastAsia="楷体" w:hAnsi="楷体" w:hint="eastAsia"/>
        </w:rPr>
        <w:t>2、</w:t>
      </w:r>
      <w:r>
        <w:rPr>
          <w:rFonts w:ascii="楷体" w:eastAsia="楷体" w:hAnsi="楷体" w:hint="eastAsia"/>
        </w:rPr>
        <w:t>竞争商家价格带</w:t>
      </w:r>
    </w:p>
    <w:p w:rsidR="00AC59C6" w:rsidRPr="00D74BCC" w:rsidRDefault="00AD16C1" w:rsidP="00AC59C6">
      <w:pPr>
        <w:jc w:val="left"/>
        <w:rPr>
          <w:rFonts w:ascii="楷体" w:eastAsia="楷体" w:hAnsi="楷体"/>
        </w:rPr>
      </w:pPr>
      <w:r>
        <w:rPr>
          <w:noProof/>
        </w:rPr>
        <w:lastRenderedPageBreak/>
        <w:drawing>
          <wp:inline distT="0" distB="0" distL="0" distR="0" wp14:anchorId="57D1AC07" wp14:editId="4BFDFAC5">
            <wp:extent cx="5274310" cy="222998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29983"/>
                    </a:xfrm>
                    <a:prstGeom prst="rect">
                      <a:avLst/>
                    </a:prstGeom>
                  </pic:spPr>
                </pic:pic>
              </a:graphicData>
            </a:graphic>
          </wp:inline>
        </w:drawing>
      </w:r>
      <w:r w:rsidR="00C921BD">
        <w:rPr>
          <w:rFonts w:ascii="楷体" w:eastAsia="楷体" w:hAnsi="楷体" w:hint="eastAsia"/>
        </w:rPr>
        <w:t>这里为商家展示的是基于品类或品牌维度的价格带，条形图表示的是</w:t>
      </w:r>
      <w:r w:rsidR="002E1A45">
        <w:rPr>
          <w:rFonts w:ascii="楷体" w:eastAsia="楷体" w:hAnsi="楷体" w:hint="eastAsia"/>
        </w:rPr>
        <w:t>不同</w:t>
      </w:r>
      <w:r w:rsidR="00C921BD">
        <w:rPr>
          <w:rFonts w:ascii="楷体" w:eastAsia="楷体" w:hAnsi="楷体" w:hint="eastAsia"/>
        </w:rPr>
        <w:t>价格带上的</w:t>
      </w:r>
      <w:r w:rsidR="002E1A45">
        <w:rPr>
          <w:rFonts w:ascii="楷体" w:eastAsia="楷体" w:hAnsi="楷体" w:hint="eastAsia"/>
        </w:rPr>
        <w:t>SKU</w:t>
      </w:r>
      <w:r w:rsidR="00C921BD">
        <w:rPr>
          <w:rFonts w:ascii="楷体" w:eastAsia="楷体" w:hAnsi="楷体" w:hint="eastAsia"/>
        </w:rPr>
        <w:t>数量占比。</w:t>
      </w:r>
      <w:r w:rsidR="00E16134">
        <w:rPr>
          <w:rFonts w:ascii="楷体" w:eastAsia="楷体" w:hAnsi="楷体" w:hint="eastAsia"/>
        </w:rPr>
        <w:t>此时商家也可以通过“展示商家”功能选择市场前3名、以及自己相邻的前后3名的商家</w:t>
      </w:r>
      <w:r w:rsidR="002E1A45">
        <w:rPr>
          <w:rFonts w:ascii="楷体" w:eastAsia="楷体" w:hAnsi="楷体" w:hint="eastAsia"/>
        </w:rPr>
        <w:t>进行比较和查询</w:t>
      </w:r>
      <w:r w:rsidR="00E16134">
        <w:rPr>
          <w:rFonts w:ascii="楷体" w:eastAsia="楷体" w:hAnsi="楷体" w:hint="eastAsia"/>
        </w:rPr>
        <w:t>。该处最多只能显示三个商家的价格带。</w:t>
      </w:r>
    </w:p>
    <w:p w:rsidR="005C42A5" w:rsidRPr="00AC59C6" w:rsidRDefault="005C42A5" w:rsidP="005C42A5">
      <w:pPr>
        <w:jc w:val="left"/>
        <w:rPr>
          <w:rFonts w:ascii="楷体" w:eastAsia="楷体" w:hAnsi="楷体"/>
        </w:rPr>
      </w:pPr>
    </w:p>
    <w:p w:rsidR="00A41F56" w:rsidRPr="002A63FB" w:rsidRDefault="009D09CF" w:rsidP="005C42A5">
      <w:pPr>
        <w:jc w:val="left"/>
        <w:rPr>
          <w:rFonts w:ascii="楷体" w:eastAsia="楷体" w:hAnsi="楷体"/>
          <w:b/>
        </w:rPr>
      </w:pPr>
      <w:r w:rsidRPr="009D09CF">
        <w:rPr>
          <w:rFonts w:ascii="楷体" w:eastAsia="楷体" w:hAnsi="楷体" w:hint="eastAsia"/>
          <w:b/>
        </w:rPr>
        <w:t>2、</w:t>
      </w:r>
      <w:r>
        <w:rPr>
          <w:rFonts w:ascii="楷体" w:eastAsia="楷体" w:hAnsi="楷体" w:hint="eastAsia"/>
          <w:b/>
        </w:rPr>
        <w:t>竞争商品分析</w:t>
      </w:r>
    </w:p>
    <w:p w:rsidR="007D3E3E" w:rsidRPr="007D3E3E" w:rsidRDefault="009D09CF" w:rsidP="005C42A5">
      <w:pPr>
        <w:jc w:val="left"/>
        <w:rPr>
          <w:rFonts w:ascii="楷体" w:eastAsia="楷体" w:hAnsi="楷体"/>
          <w:b/>
        </w:rPr>
      </w:pPr>
      <w:r w:rsidRPr="00F87527">
        <w:rPr>
          <w:rFonts w:ascii="楷体" w:eastAsia="楷体" w:hAnsi="楷体" w:hint="eastAsia"/>
          <w:b/>
        </w:rPr>
        <w:t>2-1 我的重点商品</w:t>
      </w:r>
    </w:p>
    <w:p w:rsidR="0078505A" w:rsidRPr="00D74BCC" w:rsidRDefault="008D7805" w:rsidP="005C42A5">
      <w:pPr>
        <w:jc w:val="left"/>
        <w:rPr>
          <w:rFonts w:ascii="楷体" w:eastAsia="楷体" w:hAnsi="楷体"/>
        </w:rPr>
      </w:pPr>
      <w:r>
        <w:rPr>
          <w:noProof/>
        </w:rPr>
        <w:drawing>
          <wp:inline distT="0" distB="0" distL="0" distR="0" wp14:anchorId="06730DD4" wp14:editId="3197B372">
            <wp:extent cx="5274310" cy="25761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576110"/>
                    </a:xfrm>
                    <a:prstGeom prst="rect">
                      <a:avLst/>
                    </a:prstGeom>
                  </pic:spPr>
                </pic:pic>
              </a:graphicData>
            </a:graphic>
          </wp:inline>
        </w:drawing>
      </w:r>
    </w:p>
    <w:p w:rsidR="001079A3" w:rsidRDefault="009D09CF" w:rsidP="00E24808">
      <w:pPr>
        <w:pStyle w:val="a6"/>
        <w:numPr>
          <w:ilvl w:val="0"/>
          <w:numId w:val="35"/>
        </w:numPr>
        <w:ind w:firstLineChars="0"/>
        <w:jc w:val="left"/>
        <w:rPr>
          <w:rFonts w:ascii="楷体" w:eastAsia="楷体" w:hAnsi="楷体"/>
        </w:rPr>
      </w:pPr>
      <w:r w:rsidRPr="00E24808">
        <w:rPr>
          <w:rFonts w:ascii="楷体" w:eastAsia="楷体" w:hAnsi="楷体" w:hint="eastAsia"/>
        </w:rPr>
        <w:t>SKUID</w:t>
      </w:r>
    </w:p>
    <w:p w:rsidR="00E24808" w:rsidRDefault="00E24808" w:rsidP="00E24808">
      <w:pPr>
        <w:pStyle w:val="a6"/>
        <w:numPr>
          <w:ilvl w:val="0"/>
          <w:numId w:val="35"/>
        </w:numPr>
        <w:ind w:firstLineChars="0"/>
        <w:jc w:val="left"/>
        <w:rPr>
          <w:rFonts w:ascii="楷体" w:eastAsia="楷体" w:hAnsi="楷体"/>
        </w:rPr>
      </w:pPr>
      <w:r>
        <w:rPr>
          <w:rFonts w:ascii="楷体" w:eastAsia="楷体" w:hAnsi="楷体" w:hint="eastAsia"/>
        </w:rPr>
        <w:t>当前</w:t>
      </w:r>
      <w:proofErr w:type="gramStart"/>
      <w:r>
        <w:rPr>
          <w:rFonts w:ascii="楷体" w:eastAsia="楷体" w:hAnsi="楷体" w:hint="eastAsia"/>
        </w:rPr>
        <w:t>页面价</w:t>
      </w:r>
      <w:proofErr w:type="gramEnd"/>
      <w:r w:rsidR="004A6602">
        <w:rPr>
          <w:rFonts w:ascii="楷体" w:eastAsia="楷体" w:hAnsi="楷体" w:hint="eastAsia"/>
        </w:rPr>
        <w:t xml:space="preserve">…… </w:t>
      </w:r>
    </w:p>
    <w:p w:rsidR="00E24808" w:rsidRDefault="00E24808" w:rsidP="00E24808">
      <w:pPr>
        <w:pStyle w:val="a6"/>
        <w:numPr>
          <w:ilvl w:val="0"/>
          <w:numId w:val="35"/>
        </w:numPr>
        <w:ind w:firstLineChars="0"/>
        <w:jc w:val="left"/>
        <w:rPr>
          <w:rFonts w:ascii="楷体" w:eastAsia="楷体" w:hAnsi="楷体"/>
        </w:rPr>
      </w:pPr>
      <w:r>
        <w:rPr>
          <w:rFonts w:ascii="楷体" w:eastAsia="楷体" w:hAnsi="楷体" w:hint="eastAsia"/>
        </w:rPr>
        <w:t>销售量</w:t>
      </w:r>
    </w:p>
    <w:p w:rsidR="00E24808" w:rsidRDefault="00E24808" w:rsidP="00E24808">
      <w:pPr>
        <w:pStyle w:val="a6"/>
        <w:numPr>
          <w:ilvl w:val="0"/>
          <w:numId w:val="35"/>
        </w:numPr>
        <w:ind w:firstLineChars="0"/>
        <w:jc w:val="left"/>
        <w:rPr>
          <w:rFonts w:ascii="楷体" w:eastAsia="楷体" w:hAnsi="楷体"/>
        </w:rPr>
      </w:pPr>
      <w:r>
        <w:rPr>
          <w:rFonts w:ascii="楷体" w:eastAsia="楷体" w:hAnsi="楷体" w:hint="eastAsia"/>
        </w:rPr>
        <w:t>GMV</w:t>
      </w:r>
    </w:p>
    <w:p w:rsidR="00E24808" w:rsidRDefault="00E24808" w:rsidP="00E24808">
      <w:pPr>
        <w:pStyle w:val="a6"/>
        <w:numPr>
          <w:ilvl w:val="0"/>
          <w:numId w:val="35"/>
        </w:numPr>
        <w:ind w:firstLineChars="0"/>
        <w:jc w:val="left"/>
        <w:rPr>
          <w:rFonts w:ascii="楷体" w:eastAsia="楷体" w:hAnsi="楷体"/>
        </w:rPr>
      </w:pPr>
      <w:r>
        <w:rPr>
          <w:rFonts w:ascii="楷体" w:eastAsia="楷体" w:hAnsi="楷体" w:hint="eastAsia"/>
        </w:rPr>
        <w:t>浏览量（PV）</w:t>
      </w:r>
    </w:p>
    <w:p w:rsidR="00E24808" w:rsidRDefault="00E24808" w:rsidP="00E24808">
      <w:pPr>
        <w:pStyle w:val="a6"/>
        <w:numPr>
          <w:ilvl w:val="0"/>
          <w:numId w:val="35"/>
        </w:numPr>
        <w:ind w:firstLineChars="0"/>
        <w:jc w:val="left"/>
        <w:rPr>
          <w:rFonts w:ascii="楷体" w:eastAsia="楷体" w:hAnsi="楷体"/>
        </w:rPr>
      </w:pPr>
      <w:r>
        <w:rPr>
          <w:rFonts w:ascii="楷体" w:eastAsia="楷体" w:hAnsi="楷体" w:hint="eastAsia"/>
        </w:rPr>
        <w:t>敏感度（价格弹性高则为高敏感度、价格弹性低则为低敏感度</w:t>
      </w:r>
      <w:r w:rsidR="009F7221">
        <w:rPr>
          <w:rFonts w:ascii="楷体" w:eastAsia="楷体" w:hAnsi="楷体" w:hint="eastAsia"/>
        </w:rPr>
        <w:t>，高低区别在后页</w:t>
      </w:r>
      <w:r>
        <w:rPr>
          <w:rFonts w:ascii="楷体" w:eastAsia="楷体" w:hAnsi="楷体" w:hint="eastAsia"/>
        </w:rPr>
        <w:t>）</w:t>
      </w:r>
    </w:p>
    <w:p w:rsidR="00E24808" w:rsidRDefault="00E24808" w:rsidP="004F769E">
      <w:pPr>
        <w:pStyle w:val="a6"/>
        <w:numPr>
          <w:ilvl w:val="0"/>
          <w:numId w:val="35"/>
        </w:numPr>
        <w:ind w:firstLineChars="0"/>
        <w:jc w:val="left"/>
        <w:rPr>
          <w:rFonts w:ascii="楷体" w:eastAsia="楷体" w:hAnsi="楷体"/>
        </w:rPr>
      </w:pPr>
      <w:bookmarkStart w:id="13" w:name="OLE_LINK5"/>
      <w:bookmarkStart w:id="14" w:name="OLE_LINK6"/>
      <w:r>
        <w:rPr>
          <w:rFonts w:ascii="楷体" w:eastAsia="楷体" w:hAnsi="楷体" w:hint="eastAsia"/>
        </w:rPr>
        <w:t>订单转化率（</w:t>
      </w:r>
      <w:r w:rsidR="004F769E" w:rsidRPr="004F769E">
        <w:rPr>
          <w:rFonts w:ascii="楷体" w:eastAsia="楷体" w:hAnsi="楷体" w:hint="eastAsia"/>
        </w:rPr>
        <w:t>订单转化率=当天该SKU成功下单时间以后24h内完成支付/该SKU在当天的订单数量</w:t>
      </w:r>
      <w:r w:rsidR="004F769E">
        <w:rPr>
          <w:rFonts w:ascii="楷体" w:eastAsia="楷体" w:hAnsi="楷体" w:hint="eastAsia"/>
        </w:rPr>
        <w:t>）</w:t>
      </w:r>
    </w:p>
    <w:p w:rsidR="004F769E" w:rsidRDefault="004F769E" w:rsidP="004F769E">
      <w:pPr>
        <w:pStyle w:val="a6"/>
        <w:numPr>
          <w:ilvl w:val="0"/>
          <w:numId w:val="35"/>
        </w:numPr>
        <w:ind w:firstLineChars="0"/>
        <w:jc w:val="left"/>
        <w:rPr>
          <w:rFonts w:ascii="楷体" w:eastAsia="楷体" w:hAnsi="楷体"/>
        </w:rPr>
      </w:pPr>
      <w:r>
        <w:rPr>
          <w:rFonts w:ascii="楷体" w:eastAsia="楷体" w:hAnsi="楷体" w:hint="eastAsia"/>
        </w:rPr>
        <w:t>加购物车转化率（</w:t>
      </w:r>
      <w:r w:rsidRPr="004F769E">
        <w:rPr>
          <w:rFonts w:ascii="楷体" w:eastAsia="楷体" w:hAnsi="楷体" w:hint="eastAsia"/>
        </w:rPr>
        <w:t>加购物车转化率=该SKU在加入购物车时间以后24h内所生成订单次数/该SKU</w:t>
      </w:r>
      <w:r>
        <w:rPr>
          <w:rFonts w:ascii="楷体" w:eastAsia="楷体" w:hAnsi="楷体" w:hint="eastAsia"/>
        </w:rPr>
        <w:t>在被加入购物车的次数）</w:t>
      </w:r>
    </w:p>
    <w:bookmarkEnd w:id="13"/>
    <w:bookmarkEnd w:id="14"/>
    <w:p w:rsidR="00CB4D05" w:rsidRPr="008D7805" w:rsidRDefault="00393303" w:rsidP="00FE2C45">
      <w:pPr>
        <w:pStyle w:val="a6"/>
        <w:numPr>
          <w:ilvl w:val="0"/>
          <w:numId w:val="35"/>
        </w:numPr>
        <w:ind w:firstLineChars="0"/>
        <w:jc w:val="left"/>
        <w:rPr>
          <w:rFonts w:ascii="楷体" w:eastAsia="楷体" w:hAnsi="楷体"/>
        </w:rPr>
      </w:pPr>
      <w:r>
        <w:rPr>
          <w:rFonts w:ascii="楷体" w:eastAsia="楷体" w:hAnsi="楷体" w:hint="eastAsia"/>
        </w:rPr>
        <w:t>价格标签</w:t>
      </w:r>
    </w:p>
    <w:p w:rsidR="00D916C8" w:rsidRDefault="00D916C8" w:rsidP="00FE2C45">
      <w:pPr>
        <w:jc w:val="left"/>
        <w:rPr>
          <w:rFonts w:ascii="楷体" w:eastAsia="楷体" w:hAnsi="楷体"/>
        </w:rPr>
      </w:pPr>
      <w:r>
        <w:rPr>
          <w:rFonts w:ascii="楷体" w:eastAsia="楷体" w:hAnsi="楷体" w:hint="eastAsia"/>
        </w:rPr>
        <w:t>其中，页面价、成交价</w:t>
      </w:r>
      <w:r w:rsidR="00B766BE">
        <w:rPr>
          <w:rFonts w:ascii="楷体" w:eastAsia="楷体" w:hAnsi="楷体" w:hint="eastAsia"/>
        </w:rPr>
        <w:t>、订单转化率、加购物车转化率</w:t>
      </w:r>
      <w:r w:rsidR="002A63FB">
        <w:rPr>
          <w:rFonts w:ascii="楷体" w:eastAsia="楷体" w:hAnsi="楷体" w:hint="eastAsia"/>
        </w:rPr>
        <w:t>数据以最新数据为主，销售量、GMV</w:t>
      </w:r>
      <w:r w:rsidR="00B766BE">
        <w:rPr>
          <w:rFonts w:ascii="楷体" w:eastAsia="楷体" w:hAnsi="楷体" w:hint="eastAsia"/>
        </w:rPr>
        <w:t>、</w:t>
      </w:r>
      <w:r w:rsidR="00B766BE">
        <w:rPr>
          <w:rFonts w:ascii="楷体" w:eastAsia="楷体" w:hAnsi="楷体" w:hint="eastAsia"/>
        </w:rPr>
        <w:lastRenderedPageBreak/>
        <w:t>浏览量均以最近一个月的平均数为主。</w:t>
      </w:r>
    </w:p>
    <w:p w:rsidR="00D916C8" w:rsidRDefault="00D916C8" w:rsidP="00FE2C45">
      <w:pPr>
        <w:jc w:val="left"/>
        <w:rPr>
          <w:rFonts w:ascii="楷体" w:eastAsia="楷体" w:hAnsi="楷体"/>
        </w:rPr>
      </w:pPr>
    </w:p>
    <w:p w:rsidR="00AE0E44" w:rsidRDefault="00393303" w:rsidP="00FE2C45">
      <w:pPr>
        <w:jc w:val="left"/>
        <w:rPr>
          <w:rFonts w:ascii="楷体" w:eastAsia="楷体" w:hAnsi="楷体" w:hint="eastAsia"/>
        </w:rPr>
      </w:pPr>
      <w:r>
        <w:rPr>
          <w:rFonts w:ascii="楷体" w:eastAsia="楷体" w:hAnsi="楷体" w:hint="eastAsia"/>
        </w:rPr>
        <w:t>这里，</w:t>
      </w:r>
      <w:r w:rsidR="00AD699D">
        <w:rPr>
          <w:rFonts w:ascii="楷体" w:eastAsia="楷体" w:hAnsi="楷体" w:hint="eastAsia"/>
        </w:rPr>
        <w:t>提供该商店在最近一个月销量前</w:t>
      </w:r>
      <w:r w:rsidR="00AD699D">
        <w:rPr>
          <w:rFonts w:ascii="楷体" w:eastAsia="楷体" w:hAnsi="楷体" w:hint="eastAsia"/>
          <w:color w:val="FF0000"/>
        </w:rPr>
        <w:t>50</w:t>
      </w:r>
      <w:r w:rsidR="00AD699D">
        <w:rPr>
          <w:rFonts w:ascii="楷体" w:eastAsia="楷体" w:hAnsi="楷体" w:hint="eastAsia"/>
        </w:rPr>
        <w:t>个SKU的明细。</w:t>
      </w:r>
      <w:r>
        <w:rPr>
          <w:rFonts w:ascii="楷体" w:eastAsia="楷体" w:hAnsi="楷体" w:hint="eastAsia"/>
        </w:rPr>
        <w:t>商家可以通过</w:t>
      </w:r>
      <w:proofErr w:type="gramStart"/>
      <w:r w:rsidR="002E35DA">
        <w:rPr>
          <w:rFonts w:ascii="楷体" w:eastAsia="楷体" w:hAnsi="楷体" w:hint="eastAsia"/>
        </w:rPr>
        <w:t>点击表</w:t>
      </w:r>
      <w:proofErr w:type="gramEnd"/>
      <w:r w:rsidR="002E35DA">
        <w:rPr>
          <w:rFonts w:ascii="楷体" w:eastAsia="楷体" w:hAnsi="楷体" w:hint="eastAsia"/>
        </w:rPr>
        <w:t>头的维度（上下箭头）</w:t>
      </w:r>
      <w:r>
        <w:rPr>
          <w:rFonts w:ascii="楷体" w:eastAsia="楷体" w:hAnsi="楷体" w:hint="eastAsia"/>
        </w:rPr>
        <w:t>进行商品排序</w:t>
      </w:r>
      <w:r w:rsidR="002E35DA">
        <w:rPr>
          <w:rFonts w:ascii="楷体" w:eastAsia="楷体" w:hAnsi="楷体" w:hint="eastAsia"/>
        </w:rPr>
        <w:t>，</w:t>
      </w:r>
      <w:r w:rsidR="00551500">
        <w:rPr>
          <w:rFonts w:ascii="楷体" w:eastAsia="楷体" w:hAnsi="楷体" w:hint="eastAsia"/>
        </w:rPr>
        <w:t>也支持其导出商品列表。</w:t>
      </w:r>
    </w:p>
    <w:p w:rsidR="008D7805" w:rsidRDefault="008D7805" w:rsidP="00FE2C45">
      <w:pPr>
        <w:jc w:val="left"/>
        <w:rPr>
          <w:rFonts w:ascii="楷体" w:eastAsia="楷体" w:hAnsi="楷体" w:hint="eastAsia"/>
        </w:rPr>
      </w:pPr>
    </w:p>
    <w:p w:rsidR="008D7805" w:rsidRDefault="008D7805" w:rsidP="00FE2C45">
      <w:pPr>
        <w:jc w:val="left"/>
        <w:rPr>
          <w:rFonts w:ascii="楷体" w:eastAsia="楷体" w:hAnsi="楷体"/>
        </w:rPr>
      </w:pPr>
      <w:r>
        <w:rPr>
          <w:rFonts w:ascii="楷体" w:eastAsia="楷体" w:hAnsi="楷体" w:hint="eastAsia"/>
        </w:rPr>
        <w:t>商家在价格建议一列“点击详情”可以跳转到价格建议</w:t>
      </w:r>
      <w:r w:rsidR="00ED1DE6">
        <w:rPr>
          <w:rFonts w:ascii="楷体" w:eastAsia="楷体" w:hAnsi="楷体" w:hint="eastAsia"/>
        </w:rPr>
        <w:t>模块</w:t>
      </w:r>
      <w:r>
        <w:rPr>
          <w:rFonts w:ascii="楷体" w:eastAsia="楷体" w:hAnsi="楷体" w:hint="eastAsia"/>
        </w:rPr>
        <w:t>。</w:t>
      </w:r>
    </w:p>
    <w:p w:rsidR="00AD699D" w:rsidRPr="00D74BCC" w:rsidRDefault="00AD699D" w:rsidP="00FE2C45">
      <w:pPr>
        <w:jc w:val="left"/>
        <w:rPr>
          <w:rFonts w:ascii="楷体" w:eastAsia="楷体" w:hAnsi="楷体"/>
        </w:rPr>
      </w:pPr>
    </w:p>
    <w:p w:rsidR="00CA59C7" w:rsidRDefault="00F87527" w:rsidP="00FE2C45">
      <w:pPr>
        <w:jc w:val="left"/>
        <w:rPr>
          <w:rFonts w:ascii="楷体" w:eastAsia="楷体" w:hAnsi="楷体" w:hint="eastAsia"/>
          <w:b/>
        </w:rPr>
      </w:pPr>
      <w:r w:rsidRPr="002B2C5C">
        <w:rPr>
          <w:rFonts w:ascii="楷体" w:eastAsia="楷体" w:hAnsi="楷体" w:hint="eastAsia"/>
          <w:b/>
        </w:rPr>
        <w:t>2</w:t>
      </w:r>
      <w:r w:rsidR="0068754B" w:rsidRPr="002B2C5C">
        <w:rPr>
          <w:rFonts w:ascii="楷体" w:eastAsia="楷体" w:hAnsi="楷体" w:hint="eastAsia"/>
          <w:b/>
        </w:rPr>
        <w:t xml:space="preserve">-2 </w:t>
      </w:r>
    </w:p>
    <w:p w:rsidR="0068754B" w:rsidRPr="002B2C5C" w:rsidRDefault="008D7805" w:rsidP="00FE2C45">
      <w:pPr>
        <w:jc w:val="left"/>
        <w:rPr>
          <w:rFonts w:ascii="楷体" w:eastAsia="楷体" w:hAnsi="楷体"/>
          <w:b/>
        </w:rPr>
      </w:pPr>
      <w:r>
        <w:rPr>
          <w:rFonts w:ascii="楷体" w:eastAsia="楷体" w:hAnsi="楷体" w:hint="eastAsia"/>
          <w:b/>
        </w:rPr>
        <w:t>价格分析</w:t>
      </w:r>
    </w:p>
    <w:p w:rsidR="00AE0E44" w:rsidRPr="00D74BCC" w:rsidRDefault="00AE0E44" w:rsidP="00FE2C45">
      <w:pPr>
        <w:jc w:val="left"/>
        <w:rPr>
          <w:rFonts w:ascii="楷体" w:eastAsia="楷体" w:hAnsi="楷体"/>
        </w:rPr>
      </w:pPr>
      <w:r w:rsidRPr="00D74BCC">
        <w:rPr>
          <w:rFonts w:ascii="楷体" w:eastAsia="楷体" w:hAnsi="楷体" w:hint="eastAsia"/>
        </w:rPr>
        <w:t>仔细查看每一个重点商品的竞争商品都有哪些，并</w:t>
      </w:r>
      <w:r w:rsidR="003F265D">
        <w:rPr>
          <w:rFonts w:ascii="楷体" w:eastAsia="楷体" w:hAnsi="楷体" w:hint="eastAsia"/>
        </w:rPr>
        <w:t>点击</w:t>
      </w:r>
      <w:r w:rsidR="00166A04">
        <w:rPr>
          <w:rFonts w:ascii="楷体" w:eastAsia="楷体" w:hAnsi="楷体" w:hint="eastAsia"/>
        </w:rPr>
        <w:t>右下</w:t>
      </w:r>
      <w:r w:rsidR="003F265D">
        <w:rPr>
          <w:rFonts w:ascii="楷体" w:eastAsia="楷体" w:hAnsi="楷体" w:hint="eastAsia"/>
        </w:rPr>
        <w:t>角的小</w:t>
      </w:r>
      <w:proofErr w:type="gramStart"/>
      <w:r w:rsidR="003F265D">
        <w:rPr>
          <w:rFonts w:ascii="楷体" w:eastAsia="楷体" w:hAnsi="楷体" w:hint="eastAsia"/>
        </w:rPr>
        <w:t>框</w:t>
      </w:r>
      <w:r w:rsidRPr="00D74BCC">
        <w:rPr>
          <w:rFonts w:ascii="楷体" w:eastAsia="楷体" w:hAnsi="楷体" w:hint="eastAsia"/>
        </w:rPr>
        <w:t>进行</w:t>
      </w:r>
      <w:proofErr w:type="gramEnd"/>
      <w:r w:rsidRPr="00D74BCC">
        <w:rPr>
          <w:rFonts w:ascii="楷体" w:eastAsia="楷体" w:hAnsi="楷体" w:hint="eastAsia"/>
        </w:rPr>
        <w:t>确认，</w:t>
      </w:r>
      <w:proofErr w:type="gramStart"/>
      <w:r w:rsidRPr="00D74BCC">
        <w:rPr>
          <w:rFonts w:ascii="楷体" w:eastAsia="楷体" w:hAnsi="楷体" w:hint="eastAsia"/>
        </w:rPr>
        <w:t>该步确认很</w:t>
      </w:r>
      <w:proofErr w:type="gramEnd"/>
      <w:r w:rsidRPr="00D74BCC">
        <w:rPr>
          <w:rFonts w:ascii="楷体" w:eastAsia="楷体" w:hAnsi="楷体" w:hint="eastAsia"/>
        </w:rPr>
        <w:t>关键，一是为我们系统下一步价格建议提供了授权和认可，二是可以作为数据回收，让我们的系统在下一次判断相似品的时候更加准确。</w:t>
      </w:r>
    </w:p>
    <w:p w:rsidR="00AE0E44" w:rsidRPr="00D74BCC" w:rsidRDefault="00833FA2" w:rsidP="00FE2C45">
      <w:pPr>
        <w:jc w:val="left"/>
        <w:rPr>
          <w:rFonts w:ascii="楷体" w:eastAsia="楷体" w:hAnsi="楷体"/>
        </w:rPr>
      </w:pPr>
      <w:r>
        <w:rPr>
          <w:noProof/>
        </w:rPr>
        <w:drawing>
          <wp:inline distT="0" distB="0" distL="0" distR="0" wp14:anchorId="19C06EF1" wp14:editId="15B3F5E8">
            <wp:extent cx="5274310" cy="141136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411366"/>
                    </a:xfrm>
                    <a:prstGeom prst="rect">
                      <a:avLst/>
                    </a:prstGeom>
                  </pic:spPr>
                </pic:pic>
              </a:graphicData>
            </a:graphic>
          </wp:inline>
        </w:drawing>
      </w:r>
    </w:p>
    <w:p w:rsidR="00AC59C6" w:rsidRDefault="00AE0E44" w:rsidP="007E7A75">
      <w:pPr>
        <w:jc w:val="left"/>
        <w:rPr>
          <w:rFonts w:ascii="楷体" w:eastAsia="楷体" w:hAnsi="楷体"/>
        </w:rPr>
      </w:pPr>
      <w:r w:rsidRPr="007E7A75">
        <w:rPr>
          <w:rFonts w:ascii="楷体" w:eastAsia="楷体" w:hAnsi="楷体" w:hint="eastAsia"/>
        </w:rPr>
        <w:t>当</w:t>
      </w:r>
      <w:proofErr w:type="gramStart"/>
      <w:r w:rsidRPr="007E7A75">
        <w:rPr>
          <w:rFonts w:ascii="楷体" w:eastAsia="楷体" w:hAnsi="楷体" w:hint="eastAsia"/>
        </w:rPr>
        <w:t>商家勾选确认</w:t>
      </w:r>
      <w:proofErr w:type="gramEnd"/>
      <w:r w:rsidRPr="007E7A75">
        <w:rPr>
          <w:rFonts w:ascii="楷体" w:eastAsia="楷体" w:hAnsi="楷体" w:hint="eastAsia"/>
        </w:rPr>
        <w:t>了所有竞争商品之后</w:t>
      </w:r>
      <w:r w:rsidR="00AC59C6" w:rsidRPr="007E7A75">
        <w:rPr>
          <w:rFonts w:ascii="楷体" w:eastAsia="楷体" w:hAnsi="楷体" w:hint="eastAsia"/>
        </w:rPr>
        <w:t>，</w:t>
      </w:r>
      <w:r w:rsidR="00833FA2">
        <w:rPr>
          <w:rFonts w:ascii="楷体" w:eastAsia="楷体" w:hAnsi="楷体" w:hint="eastAsia"/>
        </w:rPr>
        <w:t>并且输入商品成本，</w:t>
      </w:r>
      <w:r w:rsidR="00AC59C6" w:rsidRPr="007E7A75">
        <w:rPr>
          <w:rFonts w:ascii="楷体" w:eastAsia="楷体" w:hAnsi="楷体" w:hint="eastAsia"/>
        </w:rPr>
        <w:t>可以点击进入价格建议模块，我们会基于商品的价格标签和算法直接提供价格建议</w:t>
      </w:r>
      <w:r w:rsidR="00A466B8" w:rsidRPr="007E7A75">
        <w:rPr>
          <w:rFonts w:ascii="楷体" w:eastAsia="楷体" w:hAnsi="楷体" w:hint="eastAsia"/>
        </w:rPr>
        <w:t>、价格模拟。</w:t>
      </w:r>
    </w:p>
    <w:p w:rsidR="007E7A75" w:rsidRDefault="007E7A75" w:rsidP="007E7A75">
      <w:pPr>
        <w:jc w:val="left"/>
        <w:rPr>
          <w:rFonts w:ascii="楷体" w:eastAsia="楷体" w:hAnsi="楷体"/>
        </w:rPr>
      </w:pPr>
    </w:p>
    <w:p w:rsidR="007E7A75" w:rsidRPr="007E7A75" w:rsidRDefault="007E7A75" w:rsidP="007E7A75">
      <w:pPr>
        <w:jc w:val="left"/>
        <w:rPr>
          <w:rFonts w:ascii="楷体" w:eastAsia="楷体" w:hAnsi="楷体"/>
        </w:rPr>
      </w:pPr>
      <w:r>
        <w:rPr>
          <w:rFonts w:ascii="楷体" w:eastAsia="楷体" w:hAnsi="楷体" w:hint="eastAsia"/>
        </w:rPr>
        <w:t>如商家填入的SKU不在重点商品列表范围内，系统弹出提示框说明。</w:t>
      </w:r>
      <w:r w:rsidR="00833FA2">
        <w:rPr>
          <w:rFonts w:ascii="楷体" w:eastAsia="楷体" w:hAnsi="楷体" w:hint="eastAsia"/>
        </w:rPr>
        <w:t>“抱歉，您所选择的SKU暂时无匹配竞争商品，请您在销量前50的商品中重新进行选择。”</w:t>
      </w:r>
    </w:p>
    <w:p w:rsidR="00CA59C7" w:rsidRDefault="00CA59C7" w:rsidP="00AE0E44">
      <w:pPr>
        <w:jc w:val="left"/>
        <w:rPr>
          <w:rFonts w:ascii="楷体" w:eastAsia="楷体" w:hAnsi="楷体" w:hint="eastAsia"/>
          <w:b/>
        </w:rPr>
      </w:pPr>
    </w:p>
    <w:p w:rsidR="002B2C5C" w:rsidRPr="002B2C5C" w:rsidRDefault="002B2C5C" w:rsidP="00AE0E44">
      <w:pPr>
        <w:jc w:val="left"/>
        <w:rPr>
          <w:rFonts w:ascii="楷体" w:eastAsia="楷体" w:hAnsi="楷体"/>
          <w:b/>
        </w:rPr>
      </w:pPr>
      <w:r w:rsidRPr="002B2C5C">
        <w:rPr>
          <w:rFonts w:ascii="楷体" w:eastAsia="楷体" w:hAnsi="楷体" w:hint="eastAsia"/>
          <w:b/>
        </w:rPr>
        <w:t>价格建议</w:t>
      </w:r>
    </w:p>
    <w:p w:rsidR="00AE0E44" w:rsidRDefault="00CA59C7" w:rsidP="00FE2C45">
      <w:pPr>
        <w:jc w:val="left"/>
        <w:rPr>
          <w:rFonts w:ascii="楷体" w:eastAsia="楷体" w:hAnsi="楷体" w:hint="eastAsia"/>
        </w:rPr>
      </w:pPr>
      <w:r>
        <w:rPr>
          <w:noProof/>
        </w:rPr>
        <w:drawing>
          <wp:inline distT="0" distB="0" distL="0" distR="0" wp14:anchorId="693981DB" wp14:editId="6797A61F">
            <wp:extent cx="5274310" cy="1900339"/>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900339"/>
                    </a:xfrm>
                    <a:prstGeom prst="rect">
                      <a:avLst/>
                    </a:prstGeom>
                  </pic:spPr>
                </pic:pic>
              </a:graphicData>
            </a:graphic>
          </wp:inline>
        </w:drawing>
      </w:r>
    </w:p>
    <w:p w:rsidR="00606FDA" w:rsidRDefault="00606FDA" w:rsidP="00FE2C45">
      <w:pPr>
        <w:jc w:val="left"/>
        <w:rPr>
          <w:rFonts w:ascii="楷体" w:eastAsia="楷体" w:hAnsi="楷体"/>
        </w:rPr>
      </w:pPr>
      <w:r>
        <w:rPr>
          <w:rFonts w:ascii="楷体" w:eastAsia="楷体" w:hAnsi="楷体" w:hint="eastAsia"/>
        </w:rPr>
        <w:t>在价格建议面板显示</w:t>
      </w:r>
      <w:r w:rsidR="006F4199">
        <w:rPr>
          <w:rFonts w:ascii="楷体" w:eastAsia="楷体" w:hAnsi="楷体" w:hint="eastAsia"/>
        </w:rPr>
        <w:t>三种算法计算之下的价格</w:t>
      </w:r>
      <w:r w:rsidR="004E2268">
        <w:rPr>
          <w:rFonts w:ascii="楷体" w:eastAsia="楷体" w:hAnsi="楷体" w:hint="eastAsia"/>
        </w:rPr>
        <w:t>。</w:t>
      </w:r>
    </w:p>
    <w:p w:rsidR="00D80EE5" w:rsidRPr="00A333B8" w:rsidRDefault="004C76F3" w:rsidP="00D80EE5">
      <w:pPr>
        <w:jc w:val="left"/>
        <w:rPr>
          <w:rFonts w:ascii="楷体" w:eastAsia="楷体" w:hAnsi="楷体"/>
        </w:rPr>
      </w:pPr>
      <w:r>
        <w:rPr>
          <w:rFonts w:ascii="楷体" w:eastAsia="楷体" w:hAnsi="楷体" w:hint="eastAsia"/>
        </w:rPr>
        <w:t>为了定价的科学化和多样性，我们</w:t>
      </w:r>
      <w:r w:rsidR="00D80EE5">
        <w:rPr>
          <w:rFonts w:ascii="楷体" w:eastAsia="楷体" w:hAnsi="楷体" w:hint="eastAsia"/>
        </w:rPr>
        <w:t>总共设置了三种模式下的价格计算方法</w:t>
      </w:r>
      <w:r w:rsidR="00D80EE5">
        <w:rPr>
          <w:rFonts w:ascii="楷体" w:eastAsia="楷体" w:hAnsi="楷体" w:hint="eastAsia"/>
        </w:rPr>
        <w:t>供商家选择。</w:t>
      </w:r>
    </w:p>
    <w:p w:rsidR="004C76F3" w:rsidRDefault="004C76F3" w:rsidP="00FE2C45">
      <w:pPr>
        <w:jc w:val="left"/>
        <w:rPr>
          <w:rFonts w:ascii="楷体" w:eastAsia="楷体" w:hAnsi="楷体"/>
        </w:rPr>
      </w:pPr>
      <w:r>
        <w:rPr>
          <w:rFonts w:ascii="楷体" w:eastAsia="楷体" w:hAnsi="楷体" w:hint="eastAsia"/>
        </w:rPr>
        <w:t>第一种：</w:t>
      </w:r>
      <w:r w:rsidR="00E4098F">
        <w:rPr>
          <w:rFonts w:ascii="楷体" w:eastAsia="楷体" w:hAnsi="楷体" w:hint="eastAsia"/>
        </w:rPr>
        <w:t>市场</w:t>
      </w:r>
      <w:r>
        <w:rPr>
          <w:rFonts w:ascii="楷体" w:eastAsia="楷体" w:hAnsi="楷体" w:hint="eastAsia"/>
        </w:rPr>
        <w:t>竞争主导</w:t>
      </w:r>
      <w:r w:rsidR="00AD699D">
        <w:rPr>
          <w:rFonts w:ascii="楷体" w:eastAsia="楷体" w:hAnsi="楷体" w:hint="eastAsia"/>
        </w:rPr>
        <w:t>（基于四分卫法）</w:t>
      </w:r>
    </w:p>
    <w:p w:rsidR="004C76F3" w:rsidRDefault="007204F2" w:rsidP="00FE2C45">
      <w:pPr>
        <w:jc w:val="left"/>
        <w:rPr>
          <w:rFonts w:ascii="楷体" w:eastAsia="楷体" w:hAnsi="楷体"/>
        </w:rPr>
      </w:pPr>
      <w:r>
        <w:rPr>
          <w:rFonts w:ascii="楷体" w:eastAsia="楷体" w:hAnsi="楷体" w:hint="eastAsia"/>
        </w:rPr>
        <w:t>第二种：动态优化主导</w:t>
      </w:r>
      <w:r w:rsidR="004C76F3">
        <w:rPr>
          <w:rFonts w:ascii="楷体" w:eastAsia="楷体" w:hAnsi="楷体" w:hint="eastAsia"/>
        </w:rPr>
        <w:t>（基于弹性、置换效率学习</w:t>
      </w:r>
      <w:r w:rsidR="006D074E">
        <w:rPr>
          <w:rFonts w:ascii="楷体" w:eastAsia="楷体" w:hAnsi="楷体" w:hint="eastAsia"/>
        </w:rPr>
        <w:t>）</w:t>
      </w:r>
    </w:p>
    <w:p w:rsidR="004C76F3" w:rsidRPr="004C76F3" w:rsidRDefault="007204F2" w:rsidP="00FE2C45">
      <w:pPr>
        <w:jc w:val="left"/>
        <w:rPr>
          <w:rFonts w:ascii="楷体" w:eastAsia="楷体" w:hAnsi="楷体"/>
        </w:rPr>
      </w:pPr>
      <w:r>
        <w:rPr>
          <w:rFonts w:ascii="楷体" w:eastAsia="楷体" w:hAnsi="楷体" w:hint="eastAsia"/>
        </w:rPr>
        <w:t>第三种：目标优化主导</w:t>
      </w:r>
      <w:r w:rsidR="004C76F3">
        <w:rPr>
          <w:rFonts w:ascii="楷体" w:eastAsia="楷体" w:hAnsi="楷体" w:hint="eastAsia"/>
        </w:rPr>
        <w:t>（该算法为借鉴麦肯锡</w:t>
      </w:r>
      <w:r w:rsidR="0035516F">
        <w:rPr>
          <w:rFonts w:ascii="楷体" w:eastAsia="楷体" w:hAnsi="楷体" w:hint="eastAsia"/>
        </w:rPr>
        <w:t>的早期算法，基于弹性的计算模型，提供最大</w:t>
      </w:r>
      <w:r w:rsidR="00CA59C7">
        <w:rPr>
          <w:rFonts w:ascii="楷体" w:eastAsia="楷体" w:hAnsi="楷体" w:hint="eastAsia"/>
        </w:rPr>
        <w:t>销售量</w:t>
      </w:r>
      <w:r w:rsidR="0035516F">
        <w:rPr>
          <w:rFonts w:ascii="楷体" w:eastAsia="楷体" w:hAnsi="楷体" w:hint="eastAsia"/>
        </w:rPr>
        <w:t>权重30%、最大GMV权重</w:t>
      </w:r>
      <w:r w:rsidR="00CA59C7">
        <w:rPr>
          <w:rFonts w:ascii="楷体" w:eastAsia="楷体" w:hAnsi="楷体" w:hint="eastAsia"/>
        </w:rPr>
        <w:t>4</w:t>
      </w:r>
      <w:r w:rsidR="0035516F">
        <w:rPr>
          <w:rFonts w:ascii="楷体" w:eastAsia="楷体" w:hAnsi="楷体" w:hint="eastAsia"/>
        </w:rPr>
        <w:t>0%、最大</w:t>
      </w:r>
      <w:r w:rsidR="00CA59C7">
        <w:rPr>
          <w:rFonts w:ascii="楷体" w:eastAsia="楷体" w:hAnsi="楷体" w:hint="eastAsia"/>
        </w:rPr>
        <w:t>利润</w:t>
      </w:r>
      <w:r w:rsidR="00A333B8">
        <w:rPr>
          <w:rFonts w:ascii="楷体" w:eastAsia="楷体" w:hAnsi="楷体" w:hint="eastAsia"/>
        </w:rPr>
        <w:t>权重</w:t>
      </w:r>
      <w:r w:rsidR="00CA59C7">
        <w:rPr>
          <w:rFonts w:ascii="楷体" w:eastAsia="楷体" w:hAnsi="楷体" w:hint="eastAsia"/>
        </w:rPr>
        <w:t>30</w:t>
      </w:r>
      <w:r w:rsidR="00A333B8">
        <w:rPr>
          <w:rFonts w:ascii="楷体" w:eastAsia="楷体" w:hAnsi="楷体" w:hint="eastAsia"/>
        </w:rPr>
        <w:t>%的</w:t>
      </w:r>
      <w:r w:rsidR="0035516F">
        <w:rPr>
          <w:rFonts w:ascii="楷体" w:eastAsia="楷体" w:hAnsi="楷体" w:hint="eastAsia"/>
        </w:rPr>
        <w:t>三种场景下</w:t>
      </w:r>
      <w:r w:rsidR="00A333B8">
        <w:rPr>
          <w:rFonts w:ascii="楷体" w:eastAsia="楷体" w:hAnsi="楷体" w:hint="eastAsia"/>
        </w:rPr>
        <w:t>的价格计算）</w:t>
      </w:r>
    </w:p>
    <w:p w:rsidR="004C76F3" w:rsidRDefault="004C76F3" w:rsidP="00FE2C45">
      <w:pPr>
        <w:jc w:val="left"/>
        <w:rPr>
          <w:rFonts w:ascii="楷体" w:eastAsia="楷体" w:hAnsi="楷体"/>
        </w:rPr>
      </w:pPr>
    </w:p>
    <w:p w:rsidR="004C76F3" w:rsidRPr="00064DB6" w:rsidRDefault="00064DB6" w:rsidP="00FE2C45">
      <w:pPr>
        <w:jc w:val="left"/>
        <w:rPr>
          <w:rFonts w:ascii="楷体" w:eastAsia="楷体" w:hAnsi="楷体"/>
          <w:u w:val="single"/>
        </w:rPr>
      </w:pPr>
      <w:r w:rsidRPr="00064DB6">
        <w:rPr>
          <w:rFonts w:ascii="楷体" w:eastAsia="楷体" w:hAnsi="楷体" w:hint="eastAsia"/>
          <w:u w:val="single"/>
        </w:rPr>
        <w:lastRenderedPageBreak/>
        <w:t>第一种：</w:t>
      </w:r>
      <w:r w:rsidR="00E4098F">
        <w:rPr>
          <w:rFonts w:ascii="楷体" w:eastAsia="楷体" w:hAnsi="楷体" w:hint="eastAsia"/>
          <w:u w:val="single"/>
        </w:rPr>
        <w:t>市场竞争主导</w:t>
      </w:r>
    </w:p>
    <w:p w:rsidR="00E4098F" w:rsidRDefault="00E4098F" w:rsidP="00FE2C45">
      <w:pPr>
        <w:jc w:val="left"/>
        <w:rPr>
          <w:rFonts w:ascii="楷体" w:eastAsia="楷体" w:hAnsi="楷体"/>
        </w:rPr>
      </w:pPr>
    </w:p>
    <w:p w:rsidR="00A96082" w:rsidRDefault="00AE0E44" w:rsidP="00FE2C45">
      <w:pPr>
        <w:jc w:val="left"/>
        <w:rPr>
          <w:rFonts w:ascii="楷体" w:eastAsia="楷体" w:hAnsi="楷体"/>
        </w:rPr>
      </w:pPr>
      <w:r w:rsidRPr="00D74BCC">
        <w:rPr>
          <w:rFonts w:ascii="楷体" w:eastAsia="楷体" w:hAnsi="楷体" w:hint="eastAsia"/>
        </w:rPr>
        <w:t>这里，我们将根据商家所选择确认的</w:t>
      </w:r>
      <w:r w:rsidR="00E4098F">
        <w:rPr>
          <w:rFonts w:ascii="楷体" w:eastAsia="楷体" w:hAnsi="楷体" w:hint="eastAsia"/>
        </w:rPr>
        <w:t>相似商品（</w:t>
      </w:r>
      <w:r w:rsidRPr="00D74BCC">
        <w:rPr>
          <w:rFonts w:ascii="楷体" w:eastAsia="楷体" w:hAnsi="楷体" w:hint="eastAsia"/>
        </w:rPr>
        <w:t>竞争品</w:t>
      </w:r>
      <w:r w:rsidR="00E4098F">
        <w:rPr>
          <w:rFonts w:ascii="楷体" w:eastAsia="楷体" w:hAnsi="楷体" w:hint="eastAsia"/>
        </w:rPr>
        <w:t>）</w:t>
      </w:r>
      <w:r w:rsidRPr="00D74BCC">
        <w:rPr>
          <w:rFonts w:ascii="楷体" w:eastAsia="楷体" w:hAnsi="楷体" w:hint="eastAsia"/>
        </w:rPr>
        <w:t>，先确定</w:t>
      </w:r>
      <w:r w:rsidR="00E4098F">
        <w:rPr>
          <w:rFonts w:ascii="楷体" w:eastAsia="楷体" w:hAnsi="楷体" w:hint="eastAsia"/>
        </w:rPr>
        <w:t>商品</w:t>
      </w:r>
      <w:r w:rsidR="007204F2">
        <w:rPr>
          <w:rFonts w:ascii="楷体" w:eastAsia="楷体" w:hAnsi="楷体" w:hint="eastAsia"/>
        </w:rPr>
        <w:t>的价格范围。市场价格最低价作为左端点，市场价格的</w:t>
      </w:r>
      <w:proofErr w:type="gramStart"/>
      <w:r w:rsidR="007204F2">
        <w:rPr>
          <w:rFonts w:ascii="楷体" w:eastAsia="楷体" w:hAnsi="楷体" w:hint="eastAsia"/>
        </w:rPr>
        <w:t>最</w:t>
      </w:r>
      <w:proofErr w:type="gramEnd"/>
      <w:r w:rsidR="007204F2">
        <w:rPr>
          <w:rFonts w:ascii="楷体" w:eastAsia="楷体" w:hAnsi="楷体" w:hint="eastAsia"/>
        </w:rPr>
        <w:t>高价作为右端点。</w:t>
      </w:r>
    </w:p>
    <w:p w:rsidR="007204F2" w:rsidRDefault="007204F2" w:rsidP="00FE2C45">
      <w:pPr>
        <w:jc w:val="left"/>
        <w:rPr>
          <w:rFonts w:ascii="楷体" w:eastAsia="楷体" w:hAnsi="楷体"/>
        </w:rPr>
      </w:pPr>
    </w:p>
    <w:p w:rsidR="007204F2" w:rsidRDefault="007204F2" w:rsidP="00FE2C45">
      <w:pPr>
        <w:jc w:val="left"/>
        <w:rPr>
          <w:rFonts w:ascii="楷体" w:eastAsia="楷体" w:hAnsi="楷体"/>
        </w:rPr>
      </w:pPr>
      <w:r>
        <w:rPr>
          <w:rFonts w:ascii="楷体" w:eastAsia="楷体" w:hAnsi="楷体" w:hint="eastAsia"/>
        </w:rPr>
        <w:t>步骤</w:t>
      </w:r>
      <w:proofErr w:type="gramStart"/>
      <w:r>
        <w:rPr>
          <w:rFonts w:ascii="楷体" w:eastAsia="楷体" w:hAnsi="楷体" w:hint="eastAsia"/>
        </w:rPr>
        <w:t>一</w:t>
      </w:r>
      <w:proofErr w:type="gramEnd"/>
      <w:r>
        <w:rPr>
          <w:rFonts w:ascii="楷体" w:eastAsia="楷体" w:hAnsi="楷体" w:hint="eastAsia"/>
        </w:rPr>
        <w:t>：算法层在校验价格点的分布情况，对于</w:t>
      </w:r>
      <w:r w:rsidR="0020323F">
        <w:rPr>
          <w:rFonts w:ascii="楷体" w:eastAsia="楷体" w:hAnsi="楷体" w:hint="eastAsia"/>
        </w:rPr>
        <w:t>价格点偏差值较大的，结合方差等统计指标进行异常值过滤。</w:t>
      </w:r>
    </w:p>
    <w:p w:rsidR="0020323F" w:rsidRDefault="0020323F" w:rsidP="00FE2C45">
      <w:pPr>
        <w:jc w:val="left"/>
        <w:rPr>
          <w:rFonts w:ascii="楷体" w:eastAsia="楷体" w:hAnsi="楷体"/>
        </w:rPr>
      </w:pPr>
      <w:r>
        <w:rPr>
          <w:rFonts w:ascii="楷体" w:eastAsia="楷体" w:hAnsi="楷体" w:hint="eastAsia"/>
        </w:rPr>
        <w:t>步骤二：判断该商品的相似商品数量。</w:t>
      </w:r>
    </w:p>
    <w:p w:rsidR="0020323F" w:rsidRPr="0020323F" w:rsidRDefault="0020323F" w:rsidP="0020323F">
      <w:pPr>
        <w:pStyle w:val="a6"/>
        <w:numPr>
          <w:ilvl w:val="0"/>
          <w:numId w:val="20"/>
        </w:numPr>
        <w:ind w:firstLineChars="0"/>
        <w:jc w:val="left"/>
        <w:rPr>
          <w:rFonts w:ascii="楷体" w:eastAsia="楷体" w:hAnsi="楷体"/>
        </w:rPr>
      </w:pPr>
      <w:r w:rsidRPr="0020323F">
        <w:rPr>
          <w:rFonts w:ascii="楷体" w:eastAsia="楷体" w:hAnsi="楷体" w:hint="eastAsia"/>
        </w:rPr>
        <w:t>如相似商品数量&gt;10，则对所有相似商品的价格按照从低到高的排序，并且按照统计学意义上的分位切分25%、50%、75%、100%作为不同价格标签（爆款、高弹性、潜力、长尾）的对应价格点。</w:t>
      </w:r>
    </w:p>
    <w:p w:rsidR="0020323F" w:rsidRPr="0020323F" w:rsidRDefault="0020323F" w:rsidP="0020323F">
      <w:pPr>
        <w:pStyle w:val="a6"/>
        <w:numPr>
          <w:ilvl w:val="0"/>
          <w:numId w:val="20"/>
        </w:numPr>
        <w:ind w:firstLineChars="0"/>
        <w:jc w:val="left"/>
        <w:rPr>
          <w:rFonts w:ascii="楷体" w:eastAsia="楷体" w:hAnsi="楷体"/>
        </w:rPr>
      </w:pPr>
      <w:r w:rsidRPr="0020323F">
        <w:rPr>
          <w:rFonts w:ascii="楷体" w:eastAsia="楷体" w:hAnsi="楷体" w:hint="eastAsia"/>
        </w:rPr>
        <w:t>如相似商品数量&lt;10，则对价格范围的max-min，进行平均四等分的切分，确定之后的</w:t>
      </w:r>
      <w:proofErr w:type="gramStart"/>
      <w:r w:rsidRPr="0020323F">
        <w:rPr>
          <w:rFonts w:ascii="楷体" w:eastAsia="楷体" w:hAnsi="楷体" w:hint="eastAsia"/>
        </w:rPr>
        <w:t>等分位</w:t>
      </w:r>
      <w:proofErr w:type="gramEnd"/>
      <w:r w:rsidRPr="0020323F">
        <w:rPr>
          <w:rFonts w:ascii="楷体" w:eastAsia="楷体" w:hAnsi="楷体" w:hint="eastAsia"/>
        </w:rPr>
        <w:t>25%、50%、75%、100%作为不同价格标签（爆款、高弹性、潜力、长尾）的对应价格点。</w:t>
      </w:r>
    </w:p>
    <w:p w:rsidR="0068754B" w:rsidRPr="00BE4B6F" w:rsidRDefault="0068754B" w:rsidP="00FE2C45">
      <w:pPr>
        <w:jc w:val="left"/>
        <w:rPr>
          <w:rFonts w:ascii="楷体" w:eastAsia="楷体" w:hAnsi="楷体"/>
        </w:rPr>
      </w:pPr>
    </w:p>
    <w:p w:rsidR="00064DB6" w:rsidRPr="00064DB6" w:rsidRDefault="00437857" w:rsidP="00064DB6">
      <w:pPr>
        <w:pStyle w:val="a6"/>
        <w:numPr>
          <w:ilvl w:val="0"/>
          <w:numId w:val="37"/>
        </w:numPr>
        <w:ind w:firstLineChars="0"/>
        <w:jc w:val="left"/>
        <w:rPr>
          <w:rFonts w:ascii="楷体" w:eastAsia="楷体" w:hAnsi="楷体"/>
        </w:rPr>
      </w:pPr>
      <w:r w:rsidRPr="00064DB6">
        <w:rPr>
          <w:rFonts w:ascii="楷体" w:eastAsia="楷体" w:hAnsi="楷体" w:hint="eastAsia"/>
        </w:rPr>
        <w:t>四分卫法。</w:t>
      </w:r>
    </w:p>
    <w:p w:rsidR="00437857" w:rsidRPr="00D74BCC" w:rsidRDefault="00437857" w:rsidP="00FE2C45">
      <w:pPr>
        <w:jc w:val="left"/>
        <w:rPr>
          <w:rFonts w:ascii="楷体" w:eastAsia="楷体" w:hAnsi="楷体"/>
        </w:rPr>
      </w:pPr>
      <w:r w:rsidRPr="00D74BCC">
        <w:rPr>
          <w:rFonts w:ascii="楷体" w:eastAsia="楷体" w:hAnsi="楷体" w:hint="eastAsia"/>
        </w:rPr>
        <w:t>我们根据流量高低、弹性高低，确定了</w:t>
      </w:r>
      <w:r w:rsidR="0020323F" w:rsidRPr="0020323F">
        <w:rPr>
          <w:rFonts w:ascii="楷体" w:eastAsia="楷体" w:hAnsi="楷体" w:hint="eastAsia"/>
          <w:b/>
          <w:color w:val="FF0000"/>
        </w:rPr>
        <w:t>商品的基础</w:t>
      </w:r>
      <w:r w:rsidRPr="0020323F">
        <w:rPr>
          <w:rFonts w:ascii="楷体" w:eastAsia="楷体" w:hAnsi="楷体" w:hint="eastAsia"/>
          <w:b/>
          <w:color w:val="FF0000"/>
        </w:rPr>
        <w:t>价格标签体系</w:t>
      </w:r>
      <w:r w:rsidRPr="00D74BCC">
        <w:rPr>
          <w:rFonts w:ascii="楷体" w:eastAsia="楷体" w:hAnsi="楷体" w:hint="eastAsia"/>
        </w:rPr>
        <w:t>如下，进而我们可以为每一个商家分配一个合理的价格标签。</w:t>
      </w:r>
    </w:p>
    <w:p w:rsidR="00333426" w:rsidRDefault="00333426" w:rsidP="00FE2C45">
      <w:pPr>
        <w:jc w:val="left"/>
        <w:rPr>
          <w:rFonts w:ascii="楷体" w:eastAsia="楷体" w:hAnsi="楷体"/>
        </w:rPr>
      </w:pPr>
    </w:p>
    <w:p w:rsidR="00437857" w:rsidRPr="00D74BCC" w:rsidRDefault="00437857" w:rsidP="00FE2C45">
      <w:pPr>
        <w:jc w:val="left"/>
        <w:rPr>
          <w:rFonts w:ascii="楷体" w:eastAsia="楷体" w:hAnsi="楷体"/>
        </w:rPr>
      </w:pPr>
      <w:r w:rsidRPr="00D74BCC">
        <w:rPr>
          <w:rFonts w:ascii="楷体" w:eastAsia="楷体" w:hAnsi="楷体" w:hint="eastAsia"/>
        </w:rPr>
        <w:t>基本价格标签有四种：</w:t>
      </w:r>
      <w:r w:rsidRPr="00C3742C">
        <w:rPr>
          <w:rFonts w:ascii="楷体" w:eastAsia="楷体" w:hAnsi="楷体" w:hint="eastAsia"/>
          <w:color w:val="FF0000"/>
        </w:rPr>
        <w:t>分别是高流量高弹性（爆款）、高流量低弹性（潜力）、低流量低弹性（长尾）、高弹性低流量（高弹）</w:t>
      </w:r>
      <w:r w:rsidRPr="00D74BCC">
        <w:rPr>
          <w:rFonts w:ascii="楷体" w:eastAsia="楷体" w:hAnsi="楷体" w:hint="eastAsia"/>
        </w:rPr>
        <w:t>，这四种价格标签在我们的市场价格范围里</w:t>
      </w:r>
      <w:r w:rsidR="00A246F5" w:rsidRPr="00D74BCC">
        <w:rPr>
          <w:rFonts w:ascii="楷体" w:eastAsia="楷体" w:hAnsi="楷体" w:hint="eastAsia"/>
        </w:rPr>
        <w:t>【max-min</w:t>
      </w:r>
      <w:r w:rsidR="00A246F5" w:rsidRPr="00D74BCC">
        <w:rPr>
          <w:rFonts w:ascii="楷体" w:eastAsia="楷体" w:hAnsi="楷体"/>
        </w:rPr>
        <w:t>】</w:t>
      </w:r>
      <w:r w:rsidR="00A246F5" w:rsidRPr="00D74BCC">
        <w:rPr>
          <w:rFonts w:ascii="楷体" w:eastAsia="楷体" w:hAnsi="楷体" w:hint="eastAsia"/>
        </w:rPr>
        <w:t>即最大值减去最小值的范围中，比如【80,100】，则针对20进行四分位（20/4=5），因此分别是85、90、95、100，</w:t>
      </w:r>
      <w:r w:rsidRPr="00D74BCC">
        <w:rPr>
          <w:rFonts w:ascii="楷体" w:eastAsia="楷体" w:hAnsi="楷体" w:hint="eastAsia"/>
        </w:rPr>
        <w:t>分别位于不同的分位上——低位、中位、中高位、高位。对应关系如下：</w:t>
      </w:r>
    </w:p>
    <w:p w:rsidR="00437857" w:rsidRPr="00D74BCC" w:rsidRDefault="00437857" w:rsidP="00FE2C45">
      <w:pPr>
        <w:jc w:val="left"/>
        <w:rPr>
          <w:rFonts w:ascii="楷体" w:eastAsia="楷体" w:hAnsi="楷体"/>
        </w:rPr>
      </w:pPr>
      <w:proofErr w:type="gramStart"/>
      <w:r w:rsidRPr="00D74BCC">
        <w:rPr>
          <w:rFonts w:ascii="楷体" w:eastAsia="楷体" w:hAnsi="楷体" w:hint="eastAsia"/>
        </w:rPr>
        <w:t>高流高</w:t>
      </w:r>
      <w:proofErr w:type="gramEnd"/>
      <w:r w:rsidRPr="00D74BCC">
        <w:rPr>
          <w:rFonts w:ascii="楷体" w:eastAsia="楷体" w:hAnsi="楷体" w:hint="eastAsia"/>
        </w:rPr>
        <w:t>弹：一般是引流品、</w:t>
      </w:r>
      <w:proofErr w:type="gramStart"/>
      <w:r w:rsidRPr="00D74BCC">
        <w:rPr>
          <w:rFonts w:ascii="楷体" w:eastAsia="楷体" w:hAnsi="楷体" w:hint="eastAsia"/>
        </w:rPr>
        <w:t>爆款商品</w:t>
      </w:r>
      <w:proofErr w:type="gramEnd"/>
      <w:r w:rsidRPr="00D74BCC">
        <w:rPr>
          <w:rFonts w:ascii="楷体" w:eastAsia="楷体" w:hAnsi="楷体" w:hint="eastAsia"/>
        </w:rPr>
        <w:t>，此时的价格策略一般是位于市场上的低价位段上，系统默认是25%分位，接近Min值。</w:t>
      </w:r>
    </w:p>
    <w:p w:rsidR="00437857" w:rsidRPr="00D74BCC" w:rsidRDefault="00437857" w:rsidP="00FE2C45">
      <w:pPr>
        <w:jc w:val="left"/>
        <w:rPr>
          <w:rFonts w:ascii="楷体" w:eastAsia="楷体" w:hAnsi="楷体"/>
        </w:rPr>
      </w:pPr>
      <w:proofErr w:type="gramStart"/>
      <w:r w:rsidRPr="00D74BCC">
        <w:rPr>
          <w:rFonts w:ascii="楷体" w:eastAsia="楷体" w:hAnsi="楷体" w:hint="eastAsia"/>
        </w:rPr>
        <w:t>高流低</w:t>
      </w:r>
      <w:proofErr w:type="gramEnd"/>
      <w:r w:rsidRPr="00D74BCC">
        <w:rPr>
          <w:rFonts w:ascii="楷体" w:eastAsia="楷体" w:hAnsi="楷体" w:hint="eastAsia"/>
        </w:rPr>
        <w:t>弹：一般是大众市场里的小众品类，比如饮料里的苹果醋，面对的竞争压力相对较少，因为是大众品类-饮料，所以有不低的流量，此时商品具有较好的涨价空间，在市场价格范围内默认是</w:t>
      </w:r>
      <w:r w:rsidR="00D57D38" w:rsidRPr="00D74BCC">
        <w:rPr>
          <w:rFonts w:ascii="楷体" w:eastAsia="楷体" w:hAnsi="楷体" w:hint="eastAsia"/>
        </w:rPr>
        <w:t>75%分位，接近max值。</w:t>
      </w:r>
    </w:p>
    <w:p w:rsidR="00D57D38" w:rsidRPr="00D74BCC" w:rsidRDefault="00D57D38" w:rsidP="00FE2C45">
      <w:pPr>
        <w:jc w:val="left"/>
        <w:rPr>
          <w:rFonts w:ascii="楷体" w:eastAsia="楷体" w:hAnsi="楷体"/>
        </w:rPr>
      </w:pPr>
      <w:proofErr w:type="gramStart"/>
      <w:r w:rsidRPr="00D74BCC">
        <w:rPr>
          <w:rFonts w:ascii="楷体" w:eastAsia="楷体" w:hAnsi="楷体" w:hint="eastAsia"/>
        </w:rPr>
        <w:t>低流低</w:t>
      </w:r>
      <w:proofErr w:type="gramEnd"/>
      <w:r w:rsidRPr="00D74BCC">
        <w:rPr>
          <w:rFonts w:ascii="楷体" w:eastAsia="楷体" w:hAnsi="楷体" w:hint="eastAsia"/>
        </w:rPr>
        <w:t>弹：一般是小众市场里</w:t>
      </w:r>
      <w:proofErr w:type="gramStart"/>
      <w:r w:rsidRPr="00D74BCC">
        <w:rPr>
          <w:rFonts w:ascii="楷体" w:eastAsia="楷体" w:hAnsi="楷体" w:hint="eastAsia"/>
        </w:rPr>
        <w:t>的刚需品</w:t>
      </w:r>
      <w:proofErr w:type="gramEnd"/>
      <w:r w:rsidRPr="00D74BCC">
        <w:rPr>
          <w:rFonts w:ascii="楷体" w:eastAsia="楷体" w:hAnsi="楷体" w:hint="eastAsia"/>
        </w:rPr>
        <w:t>，如剃须刀里的中高端品牌，竞争较少，价格不敏感，此时在市场价格范围内保持高价位，取100%分位。</w:t>
      </w:r>
    </w:p>
    <w:p w:rsidR="00D57D38" w:rsidRDefault="00D57D38" w:rsidP="00FE2C45">
      <w:pPr>
        <w:jc w:val="left"/>
        <w:rPr>
          <w:rFonts w:ascii="楷体" w:eastAsia="楷体" w:hAnsi="楷体"/>
        </w:rPr>
      </w:pPr>
      <w:r w:rsidRPr="00D74BCC">
        <w:rPr>
          <w:rFonts w:ascii="楷体" w:eastAsia="楷体" w:hAnsi="楷体" w:hint="eastAsia"/>
        </w:rPr>
        <w:t>高</w:t>
      </w:r>
      <w:proofErr w:type="gramStart"/>
      <w:r w:rsidRPr="00D74BCC">
        <w:rPr>
          <w:rFonts w:ascii="楷体" w:eastAsia="楷体" w:hAnsi="楷体" w:hint="eastAsia"/>
        </w:rPr>
        <w:t>弹低流</w:t>
      </w:r>
      <w:proofErr w:type="gramEnd"/>
      <w:r w:rsidRPr="00D74BCC">
        <w:rPr>
          <w:rFonts w:ascii="楷体" w:eastAsia="楷体" w:hAnsi="楷体" w:hint="eastAsia"/>
        </w:rPr>
        <w:t>：在小众市场</w:t>
      </w:r>
      <w:proofErr w:type="gramStart"/>
      <w:r w:rsidRPr="00D74BCC">
        <w:rPr>
          <w:rFonts w:ascii="楷体" w:eastAsia="楷体" w:hAnsi="楷体" w:hint="eastAsia"/>
        </w:rPr>
        <w:t>里具备</w:t>
      </w:r>
      <w:proofErr w:type="gramEnd"/>
      <w:r w:rsidRPr="00D74BCC">
        <w:rPr>
          <w:rFonts w:ascii="楷体" w:eastAsia="楷体" w:hAnsi="楷体" w:hint="eastAsia"/>
        </w:rPr>
        <w:t>增量空间，如老罗的锤子手机，流量一开始很少属于相对小众商品，但是产品品质好，可以通过降价实现销量的提升，吸引更多的人关注，此时适度降价策略合适，可以取50%分位。</w:t>
      </w:r>
    </w:p>
    <w:p w:rsidR="00BE4B6F" w:rsidRPr="00D74BCC" w:rsidRDefault="00BE4B6F" w:rsidP="00FE2C45">
      <w:pPr>
        <w:jc w:val="left"/>
        <w:rPr>
          <w:rFonts w:ascii="楷体" w:eastAsia="楷体" w:hAnsi="楷体"/>
        </w:rPr>
      </w:pPr>
    </w:p>
    <w:p w:rsidR="00437857" w:rsidRPr="00D74BCC" w:rsidRDefault="00437857" w:rsidP="00FE2C45">
      <w:pPr>
        <w:jc w:val="left"/>
        <w:rPr>
          <w:rFonts w:ascii="楷体" w:eastAsia="楷体" w:hAnsi="楷体"/>
        </w:rPr>
      </w:pPr>
      <w:r w:rsidRPr="00D74BCC">
        <w:rPr>
          <w:rFonts w:ascii="楷体" w:eastAsia="楷体" w:hAnsi="楷体"/>
        </w:rPr>
        <w:object w:dxaOrig="9013" w:dyaOrig="4874">
          <v:shape id="_x0000_i1025" type="#_x0000_t75" style="width:414.45pt;height:224.15pt" o:ole="">
            <v:imagedata r:id="rId24" o:title=""/>
          </v:shape>
          <o:OLEObject Type="Embed" ProgID="Visio.Drawing.11" ShapeID="_x0000_i1025" DrawAspect="Content" ObjectID="_1558455204" r:id="rId25"/>
        </w:object>
      </w:r>
    </w:p>
    <w:p w:rsidR="002D7E3E" w:rsidRDefault="002D7E3E" w:rsidP="00FE2C45">
      <w:pPr>
        <w:jc w:val="left"/>
        <w:rPr>
          <w:rFonts w:ascii="楷体" w:eastAsia="楷体" w:hAnsi="楷体" w:hint="eastAsia"/>
        </w:rPr>
      </w:pPr>
    </w:p>
    <w:p w:rsidR="00C3742C" w:rsidRDefault="00C3742C" w:rsidP="00FE2C45">
      <w:pPr>
        <w:jc w:val="left"/>
        <w:rPr>
          <w:rFonts w:ascii="楷体" w:eastAsia="楷体" w:hAnsi="楷体" w:hint="eastAsia"/>
        </w:rPr>
      </w:pPr>
      <w:r>
        <w:rPr>
          <w:rFonts w:ascii="楷体" w:eastAsia="楷体" w:hAnsi="楷体" w:hint="eastAsia"/>
        </w:rPr>
        <w:t>第二种：动态优化主导。</w:t>
      </w:r>
    </w:p>
    <w:p w:rsidR="00C3742C" w:rsidRDefault="00C3742C" w:rsidP="00FE2C45">
      <w:pPr>
        <w:jc w:val="left"/>
        <w:rPr>
          <w:rFonts w:ascii="楷体" w:eastAsia="楷体" w:hAnsi="楷体" w:hint="eastAsia"/>
        </w:rPr>
      </w:pPr>
      <w:r>
        <w:rPr>
          <w:rFonts w:ascii="楷体" w:eastAsia="楷体" w:hAnsi="楷体" w:hint="eastAsia"/>
        </w:rPr>
        <w:t>动态优化主导使用的目前已有的慧定价引擎，</w:t>
      </w:r>
      <w:r w:rsidR="003A5872">
        <w:rPr>
          <w:rFonts w:ascii="楷体" w:eastAsia="楷体" w:hAnsi="楷体" w:hint="eastAsia"/>
        </w:rPr>
        <w:t>结合商品的自身弹性、置换效率的指标gamma（用于衡量GMV变化率和毛利变化率的比例），计算出在一定价格区间</w:t>
      </w:r>
      <w:proofErr w:type="gramStart"/>
      <w:r w:rsidR="003A5872">
        <w:rPr>
          <w:rFonts w:ascii="楷体" w:eastAsia="楷体" w:hAnsi="楷体" w:hint="eastAsia"/>
        </w:rPr>
        <w:t>内平衡</w:t>
      </w:r>
      <w:proofErr w:type="gramEnd"/>
      <w:r w:rsidR="003A5872">
        <w:rPr>
          <w:rFonts w:ascii="楷体" w:eastAsia="楷体" w:hAnsi="楷体" w:hint="eastAsia"/>
        </w:rPr>
        <w:t>销售和毛利的最优价格。</w:t>
      </w:r>
    </w:p>
    <w:p w:rsidR="00C3742C" w:rsidRDefault="00C3742C" w:rsidP="00FE2C45">
      <w:pPr>
        <w:jc w:val="left"/>
        <w:rPr>
          <w:rFonts w:ascii="楷体" w:eastAsia="楷体" w:hAnsi="楷体" w:hint="eastAsia"/>
        </w:rPr>
      </w:pPr>
    </w:p>
    <w:p w:rsidR="00C3742C" w:rsidRPr="00C3742C" w:rsidRDefault="00C3742C" w:rsidP="00FE2C45">
      <w:pPr>
        <w:jc w:val="left"/>
        <w:rPr>
          <w:rFonts w:ascii="楷体" w:eastAsia="楷体" w:hAnsi="楷体" w:hint="eastAsia"/>
        </w:rPr>
      </w:pPr>
      <w:r>
        <w:rPr>
          <w:rFonts w:ascii="楷体" w:eastAsia="楷体" w:hAnsi="楷体" w:hint="eastAsia"/>
        </w:rPr>
        <w:t>第三种：目标优化主导。</w:t>
      </w:r>
    </w:p>
    <w:p w:rsidR="00C3742C" w:rsidRDefault="003A5872" w:rsidP="00FE2C45">
      <w:pPr>
        <w:jc w:val="left"/>
        <w:rPr>
          <w:rFonts w:ascii="楷体" w:eastAsia="楷体" w:hAnsi="楷体" w:hint="eastAsia"/>
        </w:rPr>
      </w:pPr>
      <w:r>
        <w:rPr>
          <w:rFonts w:ascii="楷体" w:eastAsia="楷体" w:hAnsi="楷体" w:hint="eastAsia"/>
        </w:rPr>
        <w:t>结合量价模型，以最大化销量、最大化GMV、最大化利润三个目标给出价格建议，三个价格分别用30%、40%、30%作为默认比例进行设置。</w:t>
      </w:r>
    </w:p>
    <w:p w:rsidR="00C3742C" w:rsidRDefault="00C3742C" w:rsidP="00FE2C45">
      <w:pPr>
        <w:jc w:val="left"/>
        <w:rPr>
          <w:rFonts w:ascii="楷体" w:eastAsia="楷体" w:hAnsi="楷体" w:hint="eastAsia"/>
        </w:rPr>
      </w:pPr>
    </w:p>
    <w:p w:rsidR="00C3742C" w:rsidRDefault="00C3742C" w:rsidP="00FE2C45">
      <w:pPr>
        <w:jc w:val="left"/>
        <w:rPr>
          <w:rFonts w:ascii="楷体" w:eastAsia="楷体" w:hAnsi="楷体"/>
        </w:rPr>
      </w:pPr>
    </w:p>
    <w:p w:rsidR="002B2C5C" w:rsidRPr="002B2C5C" w:rsidRDefault="002B2C5C" w:rsidP="00A246F5">
      <w:pPr>
        <w:jc w:val="left"/>
        <w:rPr>
          <w:rFonts w:ascii="楷体" w:eastAsia="楷体" w:hAnsi="楷体"/>
          <w:b/>
        </w:rPr>
      </w:pPr>
      <w:r w:rsidRPr="002B2C5C">
        <w:rPr>
          <w:rFonts w:ascii="楷体" w:eastAsia="楷体" w:hAnsi="楷体" w:hint="eastAsia"/>
          <w:b/>
        </w:rPr>
        <w:t>3-2 价格模拟</w:t>
      </w:r>
    </w:p>
    <w:p w:rsidR="00FB3DD5" w:rsidRPr="00D74BCC" w:rsidRDefault="00C3742C" w:rsidP="00FB62E5">
      <w:pPr>
        <w:rPr>
          <w:rFonts w:ascii="楷体" w:eastAsia="楷体" w:hAnsi="楷体"/>
        </w:rPr>
      </w:pPr>
      <w:r>
        <w:rPr>
          <w:noProof/>
        </w:rPr>
        <w:drawing>
          <wp:inline distT="0" distB="0" distL="0" distR="0" wp14:anchorId="22B6804E" wp14:editId="672DC0F8">
            <wp:extent cx="5274310" cy="833878"/>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833878"/>
                    </a:xfrm>
                    <a:prstGeom prst="rect">
                      <a:avLst/>
                    </a:prstGeom>
                  </pic:spPr>
                </pic:pic>
              </a:graphicData>
            </a:graphic>
          </wp:inline>
        </w:drawing>
      </w:r>
    </w:p>
    <w:p w:rsidR="007F14DD" w:rsidRPr="00D74BCC" w:rsidRDefault="00950460" w:rsidP="00950460">
      <w:pPr>
        <w:rPr>
          <w:rFonts w:ascii="楷体" w:eastAsia="楷体" w:hAnsi="楷体"/>
        </w:rPr>
      </w:pPr>
      <w:r w:rsidRPr="00D74BCC">
        <w:rPr>
          <w:rFonts w:ascii="楷体" w:eastAsia="楷体" w:hAnsi="楷体" w:hint="eastAsia"/>
        </w:rPr>
        <w:t>针对给出的价格建议，我们会提供一个价格模拟器，</w:t>
      </w:r>
      <w:r w:rsidR="007F14DD" w:rsidRPr="00D74BCC">
        <w:rPr>
          <w:rFonts w:ascii="楷体" w:eastAsia="楷体" w:hAnsi="楷体" w:hint="eastAsia"/>
        </w:rPr>
        <w:t>我们根据已有弹性，为商家提供一个基于算法模型推导出的销售预测值，</w:t>
      </w:r>
      <w:r w:rsidR="00D27E5B">
        <w:rPr>
          <w:rFonts w:ascii="楷体" w:eastAsia="楷体" w:hAnsi="楷体" w:hint="eastAsia"/>
        </w:rPr>
        <w:t>利润预测值、GMV预测值，</w:t>
      </w:r>
      <w:r w:rsidR="007F14DD" w:rsidRPr="00D74BCC">
        <w:rPr>
          <w:rFonts w:ascii="楷体" w:eastAsia="楷体" w:hAnsi="楷体" w:hint="eastAsia"/>
        </w:rPr>
        <w:t>供商家参考。</w:t>
      </w:r>
    </w:p>
    <w:p w:rsidR="0068754B" w:rsidRPr="00D74BCC" w:rsidRDefault="0068754B" w:rsidP="00950460">
      <w:pPr>
        <w:rPr>
          <w:rFonts w:ascii="楷体" w:eastAsia="楷体" w:hAnsi="楷体"/>
        </w:rPr>
      </w:pPr>
    </w:p>
    <w:p w:rsidR="00FB62E5" w:rsidRDefault="00FB62E5" w:rsidP="00950460">
      <w:pPr>
        <w:rPr>
          <w:rFonts w:ascii="楷体" w:eastAsia="楷体" w:hAnsi="楷体"/>
          <w:b/>
        </w:rPr>
      </w:pPr>
      <w:r w:rsidRPr="00FB62E5">
        <w:rPr>
          <w:rFonts w:ascii="楷体" w:eastAsia="楷体" w:hAnsi="楷体" w:hint="eastAsia"/>
          <w:b/>
        </w:rPr>
        <w:t>3-3 规则设置</w:t>
      </w:r>
    </w:p>
    <w:p w:rsidR="000438F2" w:rsidRDefault="000438F2" w:rsidP="00950460">
      <w:pPr>
        <w:rPr>
          <w:rFonts w:ascii="楷体" w:eastAsia="楷体" w:hAnsi="楷体"/>
        </w:rPr>
      </w:pPr>
      <w:r w:rsidRPr="000438F2">
        <w:rPr>
          <w:rFonts w:ascii="楷体" w:eastAsia="楷体" w:hAnsi="楷体" w:hint="eastAsia"/>
        </w:rPr>
        <w:t>该处</w:t>
      </w:r>
      <w:r w:rsidR="00D37664">
        <w:rPr>
          <w:rFonts w:ascii="楷体" w:eastAsia="楷体" w:hAnsi="楷体" w:hint="eastAsia"/>
        </w:rPr>
        <w:t>是商家有意愿查看价格制定的依据和规则，当他点击</w:t>
      </w:r>
      <w:r w:rsidR="00C3742C">
        <w:rPr>
          <w:rFonts w:ascii="楷体" w:eastAsia="楷体" w:hAnsi="楷体" w:hint="eastAsia"/>
        </w:rPr>
        <w:t>“</w:t>
      </w:r>
      <w:r w:rsidR="00D37664">
        <w:rPr>
          <w:rFonts w:ascii="楷体" w:eastAsia="楷体" w:hAnsi="楷体" w:hint="eastAsia"/>
        </w:rPr>
        <w:t>查看规则</w:t>
      </w:r>
      <w:r w:rsidR="00C3742C">
        <w:rPr>
          <w:rFonts w:ascii="楷体" w:eastAsia="楷体" w:hAnsi="楷体" w:hint="eastAsia"/>
        </w:rPr>
        <w:t>”</w:t>
      </w:r>
      <w:r w:rsidR="00D37664">
        <w:rPr>
          <w:rFonts w:ascii="楷体" w:eastAsia="楷体" w:hAnsi="楷体" w:hint="eastAsia"/>
        </w:rPr>
        <w:t>的时候，能跳转至该处，商家可以在这里设置规则。</w:t>
      </w:r>
    </w:p>
    <w:p w:rsidR="00D37664" w:rsidRDefault="00D37664" w:rsidP="00D37664">
      <w:pPr>
        <w:pStyle w:val="a6"/>
        <w:numPr>
          <w:ilvl w:val="0"/>
          <w:numId w:val="37"/>
        </w:numPr>
        <w:ind w:firstLineChars="0"/>
        <w:rPr>
          <w:rFonts w:ascii="楷体" w:eastAsia="楷体" w:hAnsi="楷体"/>
        </w:rPr>
      </w:pPr>
      <w:r>
        <w:rPr>
          <w:rFonts w:ascii="楷体" w:eastAsia="楷体" w:hAnsi="楷体" w:hint="eastAsia"/>
        </w:rPr>
        <w:t>市场竞争主导规则</w:t>
      </w:r>
      <w:r w:rsidR="00BF1BAA">
        <w:rPr>
          <w:rFonts w:ascii="楷体" w:eastAsia="楷体" w:hAnsi="楷体" w:hint="eastAsia"/>
        </w:rPr>
        <w:t>（提供商家修改权利）</w:t>
      </w:r>
    </w:p>
    <w:p w:rsidR="00BF1BAA" w:rsidRDefault="00BF1BAA" w:rsidP="00D37664">
      <w:pPr>
        <w:pStyle w:val="a6"/>
        <w:numPr>
          <w:ilvl w:val="0"/>
          <w:numId w:val="37"/>
        </w:numPr>
        <w:ind w:firstLineChars="0"/>
        <w:rPr>
          <w:rFonts w:ascii="楷体" w:eastAsia="楷体" w:hAnsi="楷体"/>
        </w:rPr>
      </w:pPr>
      <w:r>
        <w:rPr>
          <w:rFonts w:ascii="楷体" w:eastAsia="楷体" w:hAnsi="楷体" w:hint="eastAsia"/>
        </w:rPr>
        <w:t>动态优化主导原则（规则较复杂，不提供给商家）</w:t>
      </w:r>
    </w:p>
    <w:p w:rsidR="00C77DBC" w:rsidRDefault="00BF1BAA" w:rsidP="00D37664">
      <w:pPr>
        <w:pStyle w:val="a6"/>
        <w:numPr>
          <w:ilvl w:val="0"/>
          <w:numId w:val="37"/>
        </w:numPr>
        <w:ind w:firstLineChars="0"/>
        <w:rPr>
          <w:rFonts w:ascii="楷体" w:eastAsia="楷体" w:hAnsi="楷体"/>
        </w:rPr>
      </w:pPr>
      <w:r>
        <w:rPr>
          <w:rFonts w:ascii="楷体" w:eastAsia="楷体" w:hAnsi="楷体" w:hint="eastAsia"/>
        </w:rPr>
        <w:t>目标优化主导规则（提供商家修改权利）</w:t>
      </w:r>
    </w:p>
    <w:p w:rsidR="00C77DBC" w:rsidRPr="00C77DBC" w:rsidRDefault="00C77DBC" w:rsidP="00C77DBC"/>
    <w:p w:rsidR="00C77DBC" w:rsidRPr="00C77DBC" w:rsidRDefault="00C77DBC" w:rsidP="00C77DBC">
      <w:pPr>
        <w:rPr>
          <w:rFonts w:ascii="楷体" w:eastAsia="楷体" w:hAnsi="楷体"/>
        </w:rPr>
      </w:pPr>
      <w:r>
        <w:rPr>
          <w:rFonts w:ascii="楷体" w:eastAsia="楷体" w:hAnsi="楷体" w:hint="eastAsia"/>
        </w:rPr>
        <w:t>商家可以在这根轴上的圆形拉环，拖动其在价格定位上的位置，默认情况下，</w:t>
      </w:r>
      <w:proofErr w:type="gramStart"/>
      <w:r>
        <w:rPr>
          <w:rFonts w:ascii="楷体" w:eastAsia="楷体" w:hAnsi="楷体" w:hint="eastAsia"/>
        </w:rPr>
        <w:t>爆款商品</w:t>
      </w:r>
      <w:proofErr w:type="gramEnd"/>
      <w:r>
        <w:rPr>
          <w:rFonts w:ascii="楷体" w:eastAsia="楷体" w:hAnsi="楷体" w:hint="eastAsia"/>
        </w:rPr>
        <w:t>的价格标签</w:t>
      </w:r>
      <w:r w:rsidR="00324510">
        <w:rPr>
          <w:rFonts w:ascii="楷体" w:eastAsia="楷体" w:hAnsi="楷体" w:hint="eastAsia"/>
        </w:rPr>
        <w:t>25%可以移动至【0,25%】的任意某处，</w:t>
      </w:r>
      <w:r w:rsidR="00350ED4">
        <w:rPr>
          <w:rFonts w:ascii="楷体" w:eastAsia="楷体" w:hAnsi="楷体" w:hint="eastAsia"/>
        </w:rPr>
        <w:t>其他标签如是。</w:t>
      </w:r>
      <w:r w:rsidR="00E32FE5">
        <w:rPr>
          <w:rFonts w:ascii="楷体" w:eastAsia="楷体" w:hAnsi="楷体" w:hint="eastAsia"/>
        </w:rPr>
        <w:t>若修改</w:t>
      </w:r>
      <w:r w:rsidR="00350ED4">
        <w:rPr>
          <w:rFonts w:ascii="楷体" w:eastAsia="楷体" w:hAnsi="楷体" w:hint="eastAsia"/>
        </w:rPr>
        <w:t>规则，点击“保存”，</w:t>
      </w:r>
      <w:r w:rsidR="00350ED4" w:rsidRPr="00C77DBC">
        <w:rPr>
          <w:rFonts w:ascii="楷体" w:eastAsia="楷体" w:hAnsi="楷体"/>
        </w:rPr>
        <w:t xml:space="preserve"> </w:t>
      </w:r>
      <w:r w:rsidR="00E32FE5">
        <w:rPr>
          <w:rFonts w:ascii="楷体" w:eastAsia="楷体" w:hAnsi="楷体" w:hint="eastAsia"/>
        </w:rPr>
        <w:lastRenderedPageBreak/>
        <w:t>规则被重新修改，</w:t>
      </w:r>
      <w:r w:rsidR="00425EED">
        <w:rPr>
          <w:rFonts w:ascii="楷体" w:eastAsia="楷体" w:hAnsi="楷体" w:hint="eastAsia"/>
        </w:rPr>
        <w:t>下一次重新计算价格。</w:t>
      </w:r>
    </w:p>
    <w:p w:rsidR="0068754B" w:rsidRDefault="00C3742C" w:rsidP="00FB62E5">
      <w:pPr>
        <w:rPr>
          <w:rFonts w:ascii="楷体" w:eastAsia="楷体" w:hAnsi="楷体"/>
        </w:rPr>
      </w:pPr>
      <w:r>
        <w:rPr>
          <w:noProof/>
        </w:rPr>
        <w:drawing>
          <wp:inline distT="0" distB="0" distL="0" distR="0" wp14:anchorId="7F8CB7FA" wp14:editId="3363B5F9">
            <wp:extent cx="5274310" cy="114826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48261"/>
                    </a:xfrm>
                    <a:prstGeom prst="rect">
                      <a:avLst/>
                    </a:prstGeom>
                  </pic:spPr>
                </pic:pic>
              </a:graphicData>
            </a:graphic>
          </wp:inline>
        </w:drawing>
      </w:r>
    </w:p>
    <w:p w:rsidR="00425EED" w:rsidRDefault="00425EED" w:rsidP="00FB62E5">
      <w:pPr>
        <w:rPr>
          <w:rFonts w:ascii="楷体" w:eastAsia="楷体" w:hAnsi="楷体"/>
        </w:rPr>
      </w:pPr>
    </w:p>
    <w:p w:rsidR="00425EED" w:rsidRDefault="00425EED" w:rsidP="00FB62E5">
      <w:pPr>
        <w:rPr>
          <w:rFonts w:ascii="楷体" w:eastAsia="楷体" w:hAnsi="楷体"/>
        </w:rPr>
      </w:pPr>
      <w:r>
        <w:rPr>
          <w:rFonts w:ascii="楷体" w:eastAsia="楷体" w:hAnsi="楷体" w:hint="eastAsia"/>
        </w:rPr>
        <w:t>商家可以对下面规则设置不同权重，点击保存以后，规则重新确认，下一次重新计算价格。</w:t>
      </w:r>
    </w:p>
    <w:p w:rsidR="00D37664" w:rsidRPr="00FB62E5" w:rsidRDefault="00D37664" w:rsidP="00FB62E5">
      <w:pPr>
        <w:rPr>
          <w:rFonts w:ascii="楷体" w:eastAsia="楷体" w:hAnsi="楷体"/>
        </w:rPr>
      </w:pPr>
      <w:r>
        <w:rPr>
          <w:noProof/>
        </w:rPr>
        <w:drawing>
          <wp:inline distT="0" distB="0" distL="0" distR="0" wp14:anchorId="1F1A77EE" wp14:editId="6C6BD03B">
            <wp:extent cx="5274310" cy="791757"/>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791757"/>
                    </a:xfrm>
                    <a:prstGeom prst="rect">
                      <a:avLst/>
                    </a:prstGeom>
                  </pic:spPr>
                </pic:pic>
              </a:graphicData>
            </a:graphic>
          </wp:inline>
        </w:drawing>
      </w:r>
    </w:p>
    <w:p w:rsidR="00503A82" w:rsidRPr="00503A82" w:rsidRDefault="00503A82" w:rsidP="00503A82">
      <w:pPr>
        <w:tabs>
          <w:tab w:val="left" w:pos="480"/>
        </w:tabs>
      </w:pPr>
      <w:r>
        <w:rPr>
          <w:rFonts w:hint="eastAsia"/>
        </w:rPr>
        <w:t xml:space="preserve"> </w:t>
      </w:r>
    </w:p>
    <w:sectPr w:rsidR="00503A82" w:rsidRPr="00503A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9A0" w:rsidRDefault="003059A0" w:rsidP="004E18AB">
      <w:r>
        <w:separator/>
      </w:r>
    </w:p>
  </w:endnote>
  <w:endnote w:type="continuationSeparator" w:id="0">
    <w:p w:rsidR="003059A0" w:rsidRDefault="003059A0" w:rsidP="004E1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9A0" w:rsidRDefault="003059A0" w:rsidP="004E18AB">
      <w:r>
        <w:separator/>
      </w:r>
    </w:p>
  </w:footnote>
  <w:footnote w:type="continuationSeparator" w:id="0">
    <w:p w:rsidR="003059A0" w:rsidRDefault="003059A0" w:rsidP="004E18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B3ECA"/>
    <w:multiLevelType w:val="hybridMultilevel"/>
    <w:tmpl w:val="8F149C00"/>
    <w:lvl w:ilvl="0" w:tplc="A88A3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7D6289"/>
    <w:multiLevelType w:val="hybridMultilevel"/>
    <w:tmpl w:val="C640304A"/>
    <w:lvl w:ilvl="0" w:tplc="A978E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723B8C"/>
    <w:multiLevelType w:val="hybridMultilevel"/>
    <w:tmpl w:val="774AB0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D2908D1"/>
    <w:multiLevelType w:val="hybridMultilevel"/>
    <w:tmpl w:val="BD502F46"/>
    <w:lvl w:ilvl="0" w:tplc="F4EA70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772DC4"/>
    <w:multiLevelType w:val="hybridMultilevel"/>
    <w:tmpl w:val="DD8CFAFE"/>
    <w:lvl w:ilvl="0" w:tplc="F4EA70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2EA4A0C"/>
    <w:multiLevelType w:val="hybridMultilevel"/>
    <w:tmpl w:val="0AAA64F2"/>
    <w:lvl w:ilvl="0" w:tplc="F4EA70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A2950E4"/>
    <w:multiLevelType w:val="hybridMultilevel"/>
    <w:tmpl w:val="EF68EC10"/>
    <w:lvl w:ilvl="0" w:tplc="F4EA7006">
      <w:start w:val="1"/>
      <w:numFmt w:val="bullet"/>
      <w:lvlText w:val=""/>
      <w:lvlJc w:val="left"/>
      <w:pPr>
        <w:ind w:left="1372" w:hanging="420"/>
      </w:pPr>
      <w:rPr>
        <w:rFonts w:ascii="Wingdings" w:hAnsi="Wingdings" w:hint="default"/>
      </w:rPr>
    </w:lvl>
    <w:lvl w:ilvl="1" w:tplc="04090003" w:tentative="1">
      <w:start w:val="1"/>
      <w:numFmt w:val="bullet"/>
      <w:lvlText w:val=""/>
      <w:lvlJc w:val="left"/>
      <w:pPr>
        <w:ind w:left="1792" w:hanging="420"/>
      </w:pPr>
      <w:rPr>
        <w:rFonts w:ascii="Wingdings" w:hAnsi="Wingdings" w:hint="default"/>
      </w:rPr>
    </w:lvl>
    <w:lvl w:ilvl="2" w:tplc="04090005" w:tentative="1">
      <w:start w:val="1"/>
      <w:numFmt w:val="bullet"/>
      <w:lvlText w:val=""/>
      <w:lvlJc w:val="left"/>
      <w:pPr>
        <w:ind w:left="2212" w:hanging="420"/>
      </w:pPr>
      <w:rPr>
        <w:rFonts w:ascii="Wingdings" w:hAnsi="Wingdings" w:hint="default"/>
      </w:rPr>
    </w:lvl>
    <w:lvl w:ilvl="3" w:tplc="04090001" w:tentative="1">
      <w:start w:val="1"/>
      <w:numFmt w:val="bullet"/>
      <w:lvlText w:val=""/>
      <w:lvlJc w:val="left"/>
      <w:pPr>
        <w:ind w:left="2632" w:hanging="420"/>
      </w:pPr>
      <w:rPr>
        <w:rFonts w:ascii="Wingdings" w:hAnsi="Wingdings" w:hint="default"/>
      </w:rPr>
    </w:lvl>
    <w:lvl w:ilvl="4" w:tplc="04090003" w:tentative="1">
      <w:start w:val="1"/>
      <w:numFmt w:val="bullet"/>
      <w:lvlText w:val=""/>
      <w:lvlJc w:val="left"/>
      <w:pPr>
        <w:ind w:left="3052" w:hanging="420"/>
      </w:pPr>
      <w:rPr>
        <w:rFonts w:ascii="Wingdings" w:hAnsi="Wingdings" w:hint="default"/>
      </w:rPr>
    </w:lvl>
    <w:lvl w:ilvl="5" w:tplc="04090005" w:tentative="1">
      <w:start w:val="1"/>
      <w:numFmt w:val="bullet"/>
      <w:lvlText w:val=""/>
      <w:lvlJc w:val="left"/>
      <w:pPr>
        <w:ind w:left="3472" w:hanging="420"/>
      </w:pPr>
      <w:rPr>
        <w:rFonts w:ascii="Wingdings" w:hAnsi="Wingdings" w:hint="default"/>
      </w:rPr>
    </w:lvl>
    <w:lvl w:ilvl="6" w:tplc="04090001" w:tentative="1">
      <w:start w:val="1"/>
      <w:numFmt w:val="bullet"/>
      <w:lvlText w:val=""/>
      <w:lvlJc w:val="left"/>
      <w:pPr>
        <w:ind w:left="3892" w:hanging="420"/>
      </w:pPr>
      <w:rPr>
        <w:rFonts w:ascii="Wingdings" w:hAnsi="Wingdings" w:hint="default"/>
      </w:rPr>
    </w:lvl>
    <w:lvl w:ilvl="7" w:tplc="04090003" w:tentative="1">
      <w:start w:val="1"/>
      <w:numFmt w:val="bullet"/>
      <w:lvlText w:val=""/>
      <w:lvlJc w:val="left"/>
      <w:pPr>
        <w:ind w:left="4312" w:hanging="420"/>
      </w:pPr>
      <w:rPr>
        <w:rFonts w:ascii="Wingdings" w:hAnsi="Wingdings" w:hint="default"/>
      </w:rPr>
    </w:lvl>
    <w:lvl w:ilvl="8" w:tplc="04090005" w:tentative="1">
      <w:start w:val="1"/>
      <w:numFmt w:val="bullet"/>
      <w:lvlText w:val=""/>
      <w:lvlJc w:val="left"/>
      <w:pPr>
        <w:ind w:left="4732" w:hanging="420"/>
      </w:pPr>
      <w:rPr>
        <w:rFonts w:ascii="Wingdings" w:hAnsi="Wingdings" w:hint="default"/>
      </w:rPr>
    </w:lvl>
  </w:abstractNum>
  <w:abstractNum w:abstractNumId="7">
    <w:nsid w:val="1B180C50"/>
    <w:multiLevelType w:val="hybridMultilevel"/>
    <w:tmpl w:val="034275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B565F9"/>
    <w:multiLevelType w:val="hybridMultilevel"/>
    <w:tmpl w:val="74F0BFF0"/>
    <w:lvl w:ilvl="0" w:tplc="41DE3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2177D0"/>
    <w:multiLevelType w:val="hybridMultilevel"/>
    <w:tmpl w:val="B5A870D6"/>
    <w:lvl w:ilvl="0" w:tplc="253CD65A">
      <w:start w:val="1"/>
      <w:numFmt w:val="decimal"/>
      <w:lvlText w:val="%1、"/>
      <w:lvlJc w:val="left"/>
      <w:pPr>
        <w:ind w:left="375" w:hanging="375"/>
      </w:pPr>
      <w:rPr>
        <w:rFonts w:ascii="楷体" w:eastAsia="楷体" w:hAnsi="楷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50F5A8D"/>
    <w:multiLevelType w:val="hybridMultilevel"/>
    <w:tmpl w:val="5366C462"/>
    <w:lvl w:ilvl="0" w:tplc="F4EA700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30762B3"/>
    <w:multiLevelType w:val="hybridMultilevel"/>
    <w:tmpl w:val="6136CC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3F44451"/>
    <w:multiLevelType w:val="hybridMultilevel"/>
    <w:tmpl w:val="1396A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7B14F68"/>
    <w:multiLevelType w:val="hybridMultilevel"/>
    <w:tmpl w:val="3C7CBBAC"/>
    <w:lvl w:ilvl="0" w:tplc="F4EA7006">
      <w:start w:val="1"/>
      <w:numFmt w:val="bullet"/>
      <w:lvlText w:val=""/>
      <w:lvlJc w:val="left"/>
      <w:pPr>
        <w:ind w:left="858" w:hanging="420"/>
      </w:pPr>
      <w:rPr>
        <w:rFonts w:ascii="Wingdings" w:hAnsi="Wingdings" w:hint="default"/>
      </w:rPr>
    </w:lvl>
    <w:lvl w:ilvl="1" w:tplc="04090003" w:tentative="1">
      <w:start w:val="1"/>
      <w:numFmt w:val="bullet"/>
      <w:lvlText w:val=""/>
      <w:lvlJc w:val="left"/>
      <w:pPr>
        <w:ind w:left="1278" w:hanging="420"/>
      </w:pPr>
      <w:rPr>
        <w:rFonts w:ascii="Wingdings" w:hAnsi="Wingdings" w:hint="default"/>
      </w:rPr>
    </w:lvl>
    <w:lvl w:ilvl="2" w:tplc="04090005" w:tentative="1">
      <w:start w:val="1"/>
      <w:numFmt w:val="bullet"/>
      <w:lvlText w:val=""/>
      <w:lvlJc w:val="left"/>
      <w:pPr>
        <w:ind w:left="1698" w:hanging="420"/>
      </w:pPr>
      <w:rPr>
        <w:rFonts w:ascii="Wingdings" w:hAnsi="Wingdings" w:hint="default"/>
      </w:rPr>
    </w:lvl>
    <w:lvl w:ilvl="3" w:tplc="04090001" w:tentative="1">
      <w:start w:val="1"/>
      <w:numFmt w:val="bullet"/>
      <w:lvlText w:val=""/>
      <w:lvlJc w:val="left"/>
      <w:pPr>
        <w:ind w:left="2118" w:hanging="420"/>
      </w:pPr>
      <w:rPr>
        <w:rFonts w:ascii="Wingdings" w:hAnsi="Wingdings" w:hint="default"/>
      </w:rPr>
    </w:lvl>
    <w:lvl w:ilvl="4" w:tplc="04090003" w:tentative="1">
      <w:start w:val="1"/>
      <w:numFmt w:val="bullet"/>
      <w:lvlText w:val=""/>
      <w:lvlJc w:val="left"/>
      <w:pPr>
        <w:ind w:left="2538" w:hanging="420"/>
      </w:pPr>
      <w:rPr>
        <w:rFonts w:ascii="Wingdings" w:hAnsi="Wingdings" w:hint="default"/>
      </w:rPr>
    </w:lvl>
    <w:lvl w:ilvl="5" w:tplc="04090005" w:tentative="1">
      <w:start w:val="1"/>
      <w:numFmt w:val="bullet"/>
      <w:lvlText w:val=""/>
      <w:lvlJc w:val="left"/>
      <w:pPr>
        <w:ind w:left="2958" w:hanging="420"/>
      </w:pPr>
      <w:rPr>
        <w:rFonts w:ascii="Wingdings" w:hAnsi="Wingdings" w:hint="default"/>
      </w:rPr>
    </w:lvl>
    <w:lvl w:ilvl="6" w:tplc="04090001" w:tentative="1">
      <w:start w:val="1"/>
      <w:numFmt w:val="bullet"/>
      <w:lvlText w:val=""/>
      <w:lvlJc w:val="left"/>
      <w:pPr>
        <w:ind w:left="3378" w:hanging="420"/>
      </w:pPr>
      <w:rPr>
        <w:rFonts w:ascii="Wingdings" w:hAnsi="Wingdings" w:hint="default"/>
      </w:rPr>
    </w:lvl>
    <w:lvl w:ilvl="7" w:tplc="04090003" w:tentative="1">
      <w:start w:val="1"/>
      <w:numFmt w:val="bullet"/>
      <w:lvlText w:val=""/>
      <w:lvlJc w:val="left"/>
      <w:pPr>
        <w:ind w:left="3798" w:hanging="420"/>
      </w:pPr>
      <w:rPr>
        <w:rFonts w:ascii="Wingdings" w:hAnsi="Wingdings" w:hint="default"/>
      </w:rPr>
    </w:lvl>
    <w:lvl w:ilvl="8" w:tplc="04090005" w:tentative="1">
      <w:start w:val="1"/>
      <w:numFmt w:val="bullet"/>
      <w:lvlText w:val=""/>
      <w:lvlJc w:val="left"/>
      <w:pPr>
        <w:ind w:left="4218" w:hanging="420"/>
      </w:pPr>
      <w:rPr>
        <w:rFonts w:ascii="Wingdings" w:hAnsi="Wingdings" w:hint="default"/>
      </w:rPr>
    </w:lvl>
  </w:abstractNum>
  <w:abstractNum w:abstractNumId="14">
    <w:nsid w:val="3BA72441"/>
    <w:multiLevelType w:val="hybridMultilevel"/>
    <w:tmpl w:val="F2C28BD6"/>
    <w:lvl w:ilvl="0" w:tplc="F4EA700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0D56893"/>
    <w:multiLevelType w:val="hybridMultilevel"/>
    <w:tmpl w:val="24E85A5C"/>
    <w:lvl w:ilvl="0" w:tplc="24982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4BF1FB9"/>
    <w:multiLevelType w:val="hybridMultilevel"/>
    <w:tmpl w:val="6A2ED752"/>
    <w:lvl w:ilvl="0" w:tplc="F4EA700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AE857DE"/>
    <w:multiLevelType w:val="hybridMultilevel"/>
    <w:tmpl w:val="42506F92"/>
    <w:lvl w:ilvl="0" w:tplc="A88A3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931544"/>
    <w:multiLevelType w:val="hybridMultilevel"/>
    <w:tmpl w:val="0C66E03E"/>
    <w:lvl w:ilvl="0" w:tplc="F4EA700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BA5096"/>
    <w:multiLevelType w:val="hybridMultilevel"/>
    <w:tmpl w:val="D054D6AA"/>
    <w:lvl w:ilvl="0" w:tplc="F4EA70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502A3486"/>
    <w:multiLevelType w:val="hybridMultilevel"/>
    <w:tmpl w:val="AD0AF7BC"/>
    <w:lvl w:ilvl="0" w:tplc="0D1A0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12551CE"/>
    <w:multiLevelType w:val="hybridMultilevel"/>
    <w:tmpl w:val="18CCA47C"/>
    <w:lvl w:ilvl="0" w:tplc="F4EA70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A8D2140"/>
    <w:multiLevelType w:val="hybridMultilevel"/>
    <w:tmpl w:val="9828A2A8"/>
    <w:lvl w:ilvl="0" w:tplc="F4EA70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FB61683"/>
    <w:multiLevelType w:val="hybridMultilevel"/>
    <w:tmpl w:val="D8D85AA0"/>
    <w:lvl w:ilvl="0" w:tplc="A8E049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004538A"/>
    <w:multiLevelType w:val="multilevel"/>
    <w:tmpl w:val="18FA747E"/>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25">
    <w:nsid w:val="60894480"/>
    <w:multiLevelType w:val="hybridMultilevel"/>
    <w:tmpl w:val="4AEEFD7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0945676"/>
    <w:multiLevelType w:val="hybridMultilevel"/>
    <w:tmpl w:val="5798D156"/>
    <w:lvl w:ilvl="0" w:tplc="F4EA700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1EA0AF1"/>
    <w:multiLevelType w:val="hybridMultilevel"/>
    <w:tmpl w:val="00AE7C10"/>
    <w:lvl w:ilvl="0" w:tplc="F4EA700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65A6390"/>
    <w:multiLevelType w:val="hybridMultilevel"/>
    <w:tmpl w:val="9F4CA9C4"/>
    <w:lvl w:ilvl="0" w:tplc="F4EA70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BEA4D87"/>
    <w:multiLevelType w:val="multilevel"/>
    <w:tmpl w:val="18AAB074"/>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6CA83487"/>
    <w:multiLevelType w:val="hybridMultilevel"/>
    <w:tmpl w:val="4ACAA28E"/>
    <w:lvl w:ilvl="0" w:tplc="F4EA70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D0F3760"/>
    <w:multiLevelType w:val="hybridMultilevel"/>
    <w:tmpl w:val="2E528AE8"/>
    <w:lvl w:ilvl="0" w:tplc="F4EA70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DD00508"/>
    <w:multiLevelType w:val="hybridMultilevel"/>
    <w:tmpl w:val="F3BAE09A"/>
    <w:lvl w:ilvl="0" w:tplc="F4EA700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DE41D09"/>
    <w:multiLevelType w:val="hybridMultilevel"/>
    <w:tmpl w:val="8666971E"/>
    <w:lvl w:ilvl="0" w:tplc="F4EA7006">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4">
    <w:nsid w:val="73CF1503"/>
    <w:multiLevelType w:val="hybridMultilevel"/>
    <w:tmpl w:val="A8486180"/>
    <w:lvl w:ilvl="0" w:tplc="F4EA70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760E58D4"/>
    <w:multiLevelType w:val="hybridMultilevel"/>
    <w:tmpl w:val="2A6489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71A5F88"/>
    <w:multiLevelType w:val="hybridMultilevel"/>
    <w:tmpl w:val="9642FA38"/>
    <w:lvl w:ilvl="0" w:tplc="8C201D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CC314C2"/>
    <w:multiLevelType w:val="multilevel"/>
    <w:tmpl w:val="20B047BE"/>
    <w:lvl w:ilvl="0">
      <w:start w:val="4"/>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num w:numId="1">
    <w:abstractNumId w:val="1"/>
  </w:num>
  <w:num w:numId="2">
    <w:abstractNumId w:val="29"/>
  </w:num>
  <w:num w:numId="3">
    <w:abstractNumId w:val="3"/>
  </w:num>
  <w:num w:numId="4">
    <w:abstractNumId w:val="15"/>
  </w:num>
  <w:num w:numId="5">
    <w:abstractNumId w:val="19"/>
  </w:num>
  <w:num w:numId="6">
    <w:abstractNumId w:val="6"/>
  </w:num>
  <w:num w:numId="7">
    <w:abstractNumId w:val="10"/>
  </w:num>
  <w:num w:numId="8">
    <w:abstractNumId w:val="34"/>
  </w:num>
  <w:num w:numId="9">
    <w:abstractNumId w:val="30"/>
  </w:num>
  <w:num w:numId="10">
    <w:abstractNumId w:val="37"/>
  </w:num>
  <w:num w:numId="11">
    <w:abstractNumId w:val="33"/>
  </w:num>
  <w:num w:numId="12">
    <w:abstractNumId w:val="28"/>
  </w:num>
  <w:num w:numId="13">
    <w:abstractNumId w:val="36"/>
  </w:num>
  <w:num w:numId="14">
    <w:abstractNumId w:val="0"/>
  </w:num>
  <w:num w:numId="15">
    <w:abstractNumId w:val="16"/>
  </w:num>
  <w:num w:numId="16">
    <w:abstractNumId w:val="35"/>
  </w:num>
  <w:num w:numId="17">
    <w:abstractNumId w:val="4"/>
  </w:num>
  <w:num w:numId="18">
    <w:abstractNumId w:val="17"/>
  </w:num>
  <w:num w:numId="19">
    <w:abstractNumId w:val="11"/>
  </w:num>
  <w:num w:numId="20">
    <w:abstractNumId w:val="12"/>
  </w:num>
  <w:num w:numId="21">
    <w:abstractNumId w:val="31"/>
  </w:num>
  <w:num w:numId="22">
    <w:abstractNumId w:val="22"/>
  </w:num>
  <w:num w:numId="23">
    <w:abstractNumId w:val="23"/>
  </w:num>
  <w:num w:numId="24">
    <w:abstractNumId w:val="25"/>
  </w:num>
  <w:num w:numId="25">
    <w:abstractNumId w:val="21"/>
  </w:num>
  <w:num w:numId="26">
    <w:abstractNumId w:val="2"/>
  </w:num>
  <w:num w:numId="27">
    <w:abstractNumId w:val="13"/>
  </w:num>
  <w:num w:numId="28">
    <w:abstractNumId w:val="24"/>
  </w:num>
  <w:num w:numId="29">
    <w:abstractNumId w:val="9"/>
  </w:num>
  <w:num w:numId="30">
    <w:abstractNumId w:val="7"/>
  </w:num>
  <w:num w:numId="31">
    <w:abstractNumId w:val="14"/>
  </w:num>
  <w:num w:numId="32">
    <w:abstractNumId w:val="5"/>
  </w:num>
  <w:num w:numId="33">
    <w:abstractNumId w:val="20"/>
  </w:num>
  <w:num w:numId="34">
    <w:abstractNumId w:val="27"/>
  </w:num>
  <w:num w:numId="35">
    <w:abstractNumId w:val="26"/>
  </w:num>
  <w:num w:numId="36">
    <w:abstractNumId w:val="8"/>
  </w:num>
  <w:num w:numId="37">
    <w:abstractNumId w:val="32"/>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A24"/>
    <w:rsid w:val="0003078E"/>
    <w:rsid w:val="000438F2"/>
    <w:rsid w:val="0004679A"/>
    <w:rsid w:val="00057E10"/>
    <w:rsid w:val="00064DB6"/>
    <w:rsid w:val="00071205"/>
    <w:rsid w:val="000C5A12"/>
    <w:rsid w:val="000D0C1D"/>
    <w:rsid w:val="000E6D82"/>
    <w:rsid w:val="000F056B"/>
    <w:rsid w:val="00106613"/>
    <w:rsid w:val="001079A3"/>
    <w:rsid w:val="00107AD0"/>
    <w:rsid w:val="00114F23"/>
    <w:rsid w:val="00115BCB"/>
    <w:rsid w:val="00116481"/>
    <w:rsid w:val="0013394A"/>
    <w:rsid w:val="001512D8"/>
    <w:rsid w:val="00166A04"/>
    <w:rsid w:val="00171780"/>
    <w:rsid w:val="00187508"/>
    <w:rsid w:val="001908F7"/>
    <w:rsid w:val="001B71E8"/>
    <w:rsid w:val="001C34D5"/>
    <w:rsid w:val="001D2B7F"/>
    <w:rsid w:val="001E32F2"/>
    <w:rsid w:val="001F05CC"/>
    <w:rsid w:val="001F66F3"/>
    <w:rsid w:val="001F720E"/>
    <w:rsid w:val="0020323F"/>
    <w:rsid w:val="00204F65"/>
    <w:rsid w:val="00213FE5"/>
    <w:rsid w:val="0021641C"/>
    <w:rsid w:val="002243BF"/>
    <w:rsid w:val="00236ABB"/>
    <w:rsid w:val="00253082"/>
    <w:rsid w:val="00254787"/>
    <w:rsid w:val="002563FE"/>
    <w:rsid w:val="00294539"/>
    <w:rsid w:val="002A63FB"/>
    <w:rsid w:val="002B2C5C"/>
    <w:rsid w:val="002C40A4"/>
    <w:rsid w:val="002D48C8"/>
    <w:rsid w:val="002D7E3E"/>
    <w:rsid w:val="002E0074"/>
    <w:rsid w:val="002E1A45"/>
    <w:rsid w:val="002E35DA"/>
    <w:rsid w:val="003059A0"/>
    <w:rsid w:val="003161F0"/>
    <w:rsid w:val="0032354E"/>
    <w:rsid w:val="00324510"/>
    <w:rsid w:val="003245A7"/>
    <w:rsid w:val="00333426"/>
    <w:rsid w:val="00350ED4"/>
    <w:rsid w:val="003531F1"/>
    <w:rsid w:val="0035516F"/>
    <w:rsid w:val="0036517B"/>
    <w:rsid w:val="00392D49"/>
    <w:rsid w:val="00393303"/>
    <w:rsid w:val="003A440E"/>
    <w:rsid w:val="003A5872"/>
    <w:rsid w:val="003D0709"/>
    <w:rsid w:val="003F22EA"/>
    <w:rsid w:val="003F265D"/>
    <w:rsid w:val="00406508"/>
    <w:rsid w:val="00425EED"/>
    <w:rsid w:val="00427FF4"/>
    <w:rsid w:val="00437857"/>
    <w:rsid w:val="00452EFC"/>
    <w:rsid w:val="0049010D"/>
    <w:rsid w:val="00495491"/>
    <w:rsid w:val="004A4D33"/>
    <w:rsid w:val="004A6602"/>
    <w:rsid w:val="004B0EFE"/>
    <w:rsid w:val="004B1C3E"/>
    <w:rsid w:val="004B4EC7"/>
    <w:rsid w:val="004B6348"/>
    <w:rsid w:val="004C4203"/>
    <w:rsid w:val="004C76F3"/>
    <w:rsid w:val="004D038C"/>
    <w:rsid w:val="004D7F1B"/>
    <w:rsid w:val="004E18AB"/>
    <w:rsid w:val="004E2268"/>
    <w:rsid w:val="004E54A9"/>
    <w:rsid w:val="004F4ACA"/>
    <w:rsid w:val="004F769E"/>
    <w:rsid w:val="00503A82"/>
    <w:rsid w:val="005135F7"/>
    <w:rsid w:val="00551500"/>
    <w:rsid w:val="005521EB"/>
    <w:rsid w:val="00574733"/>
    <w:rsid w:val="005920F4"/>
    <w:rsid w:val="005A3600"/>
    <w:rsid w:val="005A50E3"/>
    <w:rsid w:val="005C42A5"/>
    <w:rsid w:val="005E1651"/>
    <w:rsid w:val="00606349"/>
    <w:rsid w:val="00606FDA"/>
    <w:rsid w:val="0061690D"/>
    <w:rsid w:val="0062513D"/>
    <w:rsid w:val="00630F9A"/>
    <w:rsid w:val="00641057"/>
    <w:rsid w:val="00676806"/>
    <w:rsid w:val="0068754B"/>
    <w:rsid w:val="00692ADD"/>
    <w:rsid w:val="006C22C1"/>
    <w:rsid w:val="006D074E"/>
    <w:rsid w:val="006F4199"/>
    <w:rsid w:val="00714EFB"/>
    <w:rsid w:val="00716953"/>
    <w:rsid w:val="007204F2"/>
    <w:rsid w:val="00747DDD"/>
    <w:rsid w:val="00750FB8"/>
    <w:rsid w:val="00754DA4"/>
    <w:rsid w:val="007600AC"/>
    <w:rsid w:val="0077383A"/>
    <w:rsid w:val="007827A8"/>
    <w:rsid w:val="0078505A"/>
    <w:rsid w:val="00786EA0"/>
    <w:rsid w:val="00796A77"/>
    <w:rsid w:val="007A4C71"/>
    <w:rsid w:val="007B6E75"/>
    <w:rsid w:val="007D3E3E"/>
    <w:rsid w:val="007D79AF"/>
    <w:rsid w:val="007E0B84"/>
    <w:rsid w:val="007E55B3"/>
    <w:rsid w:val="007E7A75"/>
    <w:rsid w:val="007F14DD"/>
    <w:rsid w:val="00802496"/>
    <w:rsid w:val="00805DC4"/>
    <w:rsid w:val="008304DF"/>
    <w:rsid w:val="00833FA2"/>
    <w:rsid w:val="0083417B"/>
    <w:rsid w:val="00843F25"/>
    <w:rsid w:val="008474D5"/>
    <w:rsid w:val="008525E0"/>
    <w:rsid w:val="00893A24"/>
    <w:rsid w:val="008A7939"/>
    <w:rsid w:val="008D7805"/>
    <w:rsid w:val="008E395B"/>
    <w:rsid w:val="008E7009"/>
    <w:rsid w:val="00917911"/>
    <w:rsid w:val="009279EE"/>
    <w:rsid w:val="00927B7A"/>
    <w:rsid w:val="00933BAB"/>
    <w:rsid w:val="0093620A"/>
    <w:rsid w:val="00945656"/>
    <w:rsid w:val="00945BCF"/>
    <w:rsid w:val="00950460"/>
    <w:rsid w:val="00951009"/>
    <w:rsid w:val="00960367"/>
    <w:rsid w:val="009A3ECB"/>
    <w:rsid w:val="009B0F2F"/>
    <w:rsid w:val="009C6083"/>
    <w:rsid w:val="009D09CF"/>
    <w:rsid w:val="009E2A30"/>
    <w:rsid w:val="009F7221"/>
    <w:rsid w:val="009F7397"/>
    <w:rsid w:val="00A05224"/>
    <w:rsid w:val="00A10D29"/>
    <w:rsid w:val="00A13FD6"/>
    <w:rsid w:val="00A246F5"/>
    <w:rsid w:val="00A24786"/>
    <w:rsid w:val="00A24977"/>
    <w:rsid w:val="00A333B8"/>
    <w:rsid w:val="00A41F56"/>
    <w:rsid w:val="00A4263F"/>
    <w:rsid w:val="00A466B8"/>
    <w:rsid w:val="00A507A5"/>
    <w:rsid w:val="00A6464B"/>
    <w:rsid w:val="00A7095E"/>
    <w:rsid w:val="00A96082"/>
    <w:rsid w:val="00AB77C1"/>
    <w:rsid w:val="00AB7E43"/>
    <w:rsid w:val="00AC3C32"/>
    <w:rsid w:val="00AC59C6"/>
    <w:rsid w:val="00AD16C1"/>
    <w:rsid w:val="00AD699D"/>
    <w:rsid w:val="00AE06FC"/>
    <w:rsid w:val="00AE0E44"/>
    <w:rsid w:val="00AF7E42"/>
    <w:rsid w:val="00B04DE0"/>
    <w:rsid w:val="00B14FB9"/>
    <w:rsid w:val="00B24BE0"/>
    <w:rsid w:val="00B570AC"/>
    <w:rsid w:val="00B57724"/>
    <w:rsid w:val="00B75EE6"/>
    <w:rsid w:val="00B766BE"/>
    <w:rsid w:val="00B83843"/>
    <w:rsid w:val="00B9137D"/>
    <w:rsid w:val="00BA5057"/>
    <w:rsid w:val="00BB66E0"/>
    <w:rsid w:val="00BB7215"/>
    <w:rsid w:val="00BD2B7C"/>
    <w:rsid w:val="00BD2CC0"/>
    <w:rsid w:val="00BE3037"/>
    <w:rsid w:val="00BE4B6F"/>
    <w:rsid w:val="00BE72F7"/>
    <w:rsid w:val="00BF1BAA"/>
    <w:rsid w:val="00C24345"/>
    <w:rsid w:val="00C32B68"/>
    <w:rsid w:val="00C3742C"/>
    <w:rsid w:val="00C4374F"/>
    <w:rsid w:val="00C465FC"/>
    <w:rsid w:val="00C54BF1"/>
    <w:rsid w:val="00C74E66"/>
    <w:rsid w:val="00C77DBC"/>
    <w:rsid w:val="00C921BD"/>
    <w:rsid w:val="00CA59C7"/>
    <w:rsid w:val="00CB4D05"/>
    <w:rsid w:val="00CC28AA"/>
    <w:rsid w:val="00CF0AD3"/>
    <w:rsid w:val="00D16802"/>
    <w:rsid w:val="00D17DD1"/>
    <w:rsid w:val="00D27E5B"/>
    <w:rsid w:val="00D30BBE"/>
    <w:rsid w:val="00D34C86"/>
    <w:rsid w:val="00D37664"/>
    <w:rsid w:val="00D57D38"/>
    <w:rsid w:val="00D60D84"/>
    <w:rsid w:val="00D65A8F"/>
    <w:rsid w:val="00D74BCC"/>
    <w:rsid w:val="00D75525"/>
    <w:rsid w:val="00D77924"/>
    <w:rsid w:val="00D80EE5"/>
    <w:rsid w:val="00D859C5"/>
    <w:rsid w:val="00D8796E"/>
    <w:rsid w:val="00D916C8"/>
    <w:rsid w:val="00D946CF"/>
    <w:rsid w:val="00DA13BC"/>
    <w:rsid w:val="00DC3E82"/>
    <w:rsid w:val="00DD06B5"/>
    <w:rsid w:val="00DE4B7A"/>
    <w:rsid w:val="00DF530D"/>
    <w:rsid w:val="00E10474"/>
    <w:rsid w:val="00E111F1"/>
    <w:rsid w:val="00E16134"/>
    <w:rsid w:val="00E24808"/>
    <w:rsid w:val="00E32FE5"/>
    <w:rsid w:val="00E4098F"/>
    <w:rsid w:val="00E62F57"/>
    <w:rsid w:val="00E6353C"/>
    <w:rsid w:val="00E94D6F"/>
    <w:rsid w:val="00EB471D"/>
    <w:rsid w:val="00ED1DE6"/>
    <w:rsid w:val="00ED5CC2"/>
    <w:rsid w:val="00ED78C1"/>
    <w:rsid w:val="00ED79AB"/>
    <w:rsid w:val="00EF0D15"/>
    <w:rsid w:val="00F0300D"/>
    <w:rsid w:val="00F053D1"/>
    <w:rsid w:val="00F27C4F"/>
    <w:rsid w:val="00F303F5"/>
    <w:rsid w:val="00F314A7"/>
    <w:rsid w:val="00F40C63"/>
    <w:rsid w:val="00F4274F"/>
    <w:rsid w:val="00F5150E"/>
    <w:rsid w:val="00F561A4"/>
    <w:rsid w:val="00F630AF"/>
    <w:rsid w:val="00F67106"/>
    <w:rsid w:val="00F71EF4"/>
    <w:rsid w:val="00F83486"/>
    <w:rsid w:val="00F87527"/>
    <w:rsid w:val="00FB3DD5"/>
    <w:rsid w:val="00FB62E5"/>
    <w:rsid w:val="00FE2C45"/>
    <w:rsid w:val="00FE5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E18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E18AB"/>
    <w:rPr>
      <w:sz w:val="18"/>
      <w:szCs w:val="18"/>
    </w:rPr>
  </w:style>
  <w:style w:type="paragraph" w:styleId="a4">
    <w:name w:val="footer"/>
    <w:basedOn w:val="a"/>
    <w:link w:val="Char0"/>
    <w:uiPriority w:val="99"/>
    <w:unhideWhenUsed/>
    <w:rsid w:val="004E18AB"/>
    <w:pPr>
      <w:tabs>
        <w:tab w:val="center" w:pos="4153"/>
        <w:tab w:val="right" w:pos="8306"/>
      </w:tabs>
      <w:snapToGrid w:val="0"/>
      <w:jc w:val="left"/>
    </w:pPr>
    <w:rPr>
      <w:sz w:val="18"/>
      <w:szCs w:val="18"/>
    </w:rPr>
  </w:style>
  <w:style w:type="character" w:customStyle="1" w:styleId="Char0">
    <w:name w:val="页脚 Char"/>
    <w:basedOn w:val="a0"/>
    <w:link w:val="a4"/>
    <w:uiPriority w:val="99"/>
    <w:rsid w:val="004E18AB"/>
    <w:rPr>
      <w:sz w:val="18"/>
      <w:szCs w:val="18"/>
    </w:rPr>
  </w:style>
  <w:style w:type="paragraph" w:styleId="a5">
    <w:name w:val="Balloon Text"/>
    <w:basedOn w:val="a"/>
    <w:link w:val="Char1"/>
    <w:uiPriority w:val="99"/>
    <w:semiHidden/>
    <w:unhideWhenUsed/>
    <w:rsid w:val="004E18AB"/>
    <w:rPr>
      <w:sz w:val="18"/>
      <w:szCs w:val="18"/>
    </w:rPr>
  </w:style>
  <w:style w:type="character" w:customStyle="1" w:styleId="Char1">
    <w:name w:val="批注框文本 Char"/>
    <w:basedOn w:val="a0"/>
    <w:link w:val="a5"/>
    <w:uiPriority w:val="99"/>
    <w:semiHidden/>
    <w:rsid w:val="004E18AB"/>
    <w:rPr>
      <w:sz w:val="18"/>
      <w:szCs w:val="18"/>
    </w:rPr>
  </w:style>
  <w:style w:type="paragraph" w:styleId="a6">
    <w:name w:val="List Paragraph"/>
    <w:basedOn w:val="a"/>
    <w:uiPriority w:val="34"/>
    <w:qFormat/>
    <w:rsid w:val="004E18AB"/>
    <w:pPr>
      <w:ind w:firstLineChars="200" w:firstLine="420"/>
    </w:pPr>
  </w:style>
  <w:style w:type="paragraph" w:styleId="a7">
    <w:name w:val="Normal (Web)"/>
    <w:basedOn w:val="a"/>
    <w:uiPriority w:val="99"/>
    <w:semiHidden/>
    <w:unhideWhenUsed/>
    <w:rsid w:val="00C54BF1"/>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5A50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semiHidden/>
    <w:unhideWhenUsed/>
    <w:rsid w:val="00D946C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E18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E18AB"/>
    <w:rPr>
      <w:sz w:val="18"/>
      <w:szCs w:val="18"/>
    </w:rPr>
  </w:style>
  <w:style w:type="paragraph" w:styleId="a4">
    <w:name w:val="footer"/>
    <w:basedOn w:val="a"/>
    <w:link w:val="Char0"/>
    <w:uiPriority w:val="99"/>
    <w:unhideWhenUsed/>
    <w:rsid w:val="004E18AB"/>
    <w:pPr>
      <w:tabs>
        <w:tab w:val="center" w:pos="4153"/>
        <w:tab w:val="right" w:pos="8306"/>
      </w:tabs>
      <w:snapToGrid w:val="0"/>
      <w:jc w:val="left"/>
    </w:pPr>
    <w:rPr>
      <w:sz w:val="18"/>
      <w:szCs w:val="18"/>
    </w:rPr>
  </w:style>
  <w:style w:type="character" w:customStyle="1" w:styleId="Char0">
    <w:name w:val="页脚 Char"/>
    <w:basedOn w:val="a0"/>
    <w:link w:val="a4"/>
    <w:uiPriority w:val="99"/>
    <w:rsid w:val="004E18AB"/>
    <w:rPr>
      <w:sz w:val="18"/>
      <w:szCs w:val="18"/>
    </w:rPr>
  </w:style>
  <w:style w:type="paragraph" w:styleId="a5">
    <w:name w:val="Balloon Text"/>
    <w:basedOn w:val="a"/>
    <w:link w:val="Char1"/>
    <w:uiPriority w:val="99"/>
    <w:semiHidden/>
    <w:unhideWhenUsed/>
    <w:rsid w:val="004E18AB"/>
    <w:rPr>
      <w:sz w:val="18"/>
      <w:szCs w:val="18"/>
    </w:rPr>
  </w:style>
  <w:style w:type="character" w:customStyle="1" w:styleId="Char1">
    <w:name w:val="批注框文本 Char"/>
    <w:basedOn w:val="a0"/>
    <w:link w:val="a5"/>
    <w:uiPriority w:val="99"/>
    <w:semiHidden/>
    <w:rsid w:val="004E18AB"/>
    <w:rPr>
      <w:sz w:val="18"/>
      <w:szCs w:val="18"/>
    </w:rPr>
  </w:style>
  <w:style w:type="paragraph" w:styleId="a6">
    <w:name w:val="List Paragraph"/>
    <w:basedOn w:val="a"/>
    <w:uiPriority w:val="34"/>
    <w:qFormat/>
    <w:rsid w:val="004E18AB"/>
    <w:pPr>
      <w:ind w:firstLineChars="200" w:firstLine="420"/>
    </w:pPr>
  </w:style>
  <w:style w:type="paragraph" w:styleId="a7">
    <w:name w:val="Normal (Web)"/>
    <w:basedOn w:val="a"/>
    <w:uiPriority w:val="99"/>
    <w:semiHidden/>
    <w:unhideWhenUsed/>
    <w:rsid w:val="00C54BF1"/>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5A50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semiHidden/>
    <w:unhideWhenUsed/>
    <w:rsid w:val="00D946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3234850">
      <w:bodyDiv w:val="1"/>
      <w:marLeft w:val="0"/>
      <w:marRight w:val="0"/>
      <w:marTop w:val="0"/>
      <w:marBottom w:val="0"/>
      <w:divBdr>
        <w:top w:val="none" w:sz="0" w:space="0" w:color="auto"/>
        <w:left w:val="none" w:sz="0" w:space="0" w:color="auto"/>
        <w:bottom w:val="none" w:sz="0" w:space="0" w:color="auto"/>
        <w:right w:val="none" w:sz="0" w:space="0" w:color="auto"/>
      </w:divBdr>
    </w:div>
    <w:div w:id="1539465152">
      <w:bodyDiv w:val="1"/>
      <w:marLeft w:val="0"/>
      <w:marRight w:val="0"/>
      <w:marTop w:val="0"/>
      <w:marBottom w:val="0"/>
      <w:divBdr>
        <w:top w:val="none" w:sz="0" w:space="0" w:color="auto"/>
        <w:left w:val="none" w:sz="0" w:space="0" w:color="auto"/>
        <w:bottom w:val="none" w:sz="0" w:space="0" w:color="auto"/>
        <w:right w:val="none" w:sz="0" w:space="0" w:color="auto"/>
      </w:divBdr>
    </w:div>
    <w:div w:id="202335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7.JP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hyperlink" Target="http://9g7wwg.axshar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349E7-D7E3-48D3-AF06-34C9061F3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Pages>
  <Words>823</Words>
  <Characters>4693</Characters>
  <Application>Microsoft Office Word</Application>
  <DocSecurity>0</DocSecurity>
  <Lines>39</Lines>
  <Paragraphs>11</Paragraphs>
  <ScaleCrop>false</ScaleCrop>
  <Company/>
  <LinksUpToDate>false</LinksUpToDate>
  <CharactersWithSpaces>5505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Helpdesk</dc:creator>
  <cp:lastModifiedBy>Helpdesk</cp:lastModifiedBy>
  <cp:revision>6</cp:revision>
  <cp:lastPrinted>2017-05-11T07:47:00Z</cp:lastPrinted>
  <dcterms:created xsi:type="dcterms:W3CDTF">2017-06-08T06:55:00Z</dcterms:created>
  <dcterms:modified xsi:type="dcterms:W3CDTF">2017-06-08T11:27:00Z</dcterms:modified>
</cp:coreProperties>
</file>